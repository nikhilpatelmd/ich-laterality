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Association of Hemispheric Laterality with Neurosurgical Intervention in Intracerebral Hemorrhage: A Post-Hoc Bayesian Analysis of ATACH-2 and ERICH</w:t>
      </w:r>
    </w:p>
    <w:p>
      <w:pPr>
        <w:pStyle w:val="Normal1"/>
        <w:rPr/>
      </w:pPr>
      <w:r>
        <w:rPr>
          <w:sz w:val="22"/>
        </w:rPr>
        <w:t>Authors: Nikhil M Patel, MD, MBA</w:t>
      </w:r>
      <w:r>
        <w:rPr>
          <w:sz w:val="22"/>
          <w:vertAlign w:val="superscript"/>
        </w:rPr>
        <w:t>1,2</w:t>
      </w:r>
      <w:r>
        <w:rPr>
          <w:sz w:val="22"/>
        </w:rPr>
        <w:t>; Rahul R Karamchandani, MD</w:t>
      </w:r>
      <w:r>
        <w:rPr>
          <w:sz w:val="22"/>
          <w:vertAlign w:val="superscript"/>
        </w:rPr>
        <w:t>2</w:t>
      </w:r>
      <w:r>
        <w:rPr>
          <w:sz w:val="22"/>
        </w:rPr>
        <w:t>; Matthew N Jaffa, DO</w:t>
      </w:r>
      <w:r>
        <w:rPr>
          <w:sz w:val="22"/>
          <w:vertAlign w:val="superscript"/>
        </w:rPr>
        <w:t>3</w:t>
      </w:r>
      <w:r>
        <w:rPr>
          <w:sz w:val="22"/>
        </w:rPr>
        <w:t>; Liang Wang, PhD</w:t>
      </w:r>
      <w:r>
        <w:rPr>
          <w:sz w:val="22"/>
          <w:vertAlign w:val="superscript"/>
        </w:rPr>
        <w:t>4</w:t>
      </w:r>
      <w:r>
        <w:rPr>
          <w:sz w:val="22"/>
        </w:rPr>
        <w:t>; Hongmei Yang, PhD</w:t>
      </w:r>
      <w:r>
        <w:rPr>
          <w:sz w:val="22"/>
          <w:vertAlign w:val="superscript"/>
        </w:rPr>
        <w:t>4</w:t>
      </w:r>
      <w:r>
        <w:rPr>
          <w:sz w:val="22"/>
        </w:rPr>
        <w:t>; Rhonda Cadena, MD</w:t>
      </w:r>
      <w:r>
        <w:rPr>
          <w:sz w:val="22"/>
          <w:vertAlign w:val="superscript"/>
        </w:rPr>
        <w:t>1</w:t>
      </w:r>
      <w:r>
        <w:rPr>
          <w:sz w:val="22"/>
        </w:rPr>
        <w:t>; Christa Swisher, MD</w:t>
      </w:r>
      <w:r>
        <w:rPr>
          <w:sz w:val="22"/>
          <w:vertAlign w:val="superscript"/>
        </w:rPr>
        <w:t>2</w:t>
      </w:r>
      <w:r>
        <w:rPr>
          <w:sz w:val="22"/>
        </w:rPr>
        <w:t>; Joe D Bernard, MD</w:t>
      </w:r>
      <w:r>
        <w:rPr>
          <w:sz w:val="22"/>
          <w:vertAlign w:val="superscript"/>
        </w:rPr>
        <w:t>5</w:t>
      </w:r>
      <w:r>
        <w:rPr>
          <w:sz w:val="22"/>
        </w:rPr>
        <w:t>; Jonathan M Parish, MD</w:t>
      </w:r>
      <w:r>
        <w:rPr>
          <w:sz w:val="22"/>
          <w:vertAlign w:val="superscript"/>
        </w:rPr>
        <w:t>5</w:t>
      </w:r>
      <w:r>
        <w:rPr>
          <w:sz w:val="22"/>
        </w:rPr>
        <w:t>; William R Stetler, MD</w:t>
      </w:r>
      <w:r>
        <w:rPr>
          <w:sz w:val="22"/>
          <w:vertAlign w:val="superscript"/>
        </w:rPr>
        <w:t>5</w:t>
      </w:r>
      <w:r>
        <w:rPr>
          <w:sz w:val="22"/>
        </w:rPr>
        <w:t>; Rick Magun, MD</w:t>
      </w:r>
      <w:r>
        <w:rPr>
          <w:sz w:val="22"/>
          <w:vertAlign w:val="superscript"/>
        </w:rPr>
        <w:t>6</w:t>
      </w:r>
      <w:r>
        <w:rPr>
          <w:sz w:val="22"/>
        </w:rPr>
        <w:t>; Aaron Taylor, MD</w:t>
      </w:r>
      <w:r>
        <w:rPr>
          <w:sz w:val="22"/>
          <w:vertAlign w:val="superscript"/>
        </w:rPr>
        <w:t>6</w:t>
      </w:r>
      <w:r>
        <w:rPr>
          <w:sz w:val="22"/>
        </w:rPr>
        <w:t>; Daniel Woo, MD</w:t>
      </w:r>
      <w:r>
        <w:rPr>
          <w:sz w:val="22"/>
          <w:vertAlign w:val="superscript"/>
        </w:rPr>
        <w:t>6</w:t>
      </w:r>
      <w:r>
        <w:rPr>
          <w:sz w:val="22"/>
        </w:rPr>
        <w:t>; Adnan Qureshi, MD</w:t>
      </w:r>
      <w:r>
        <w:rPr>
          <w:sz w:val="22"/>
          <w:vertAlign w:val="superscript"/>
        </w:rPr>
        <w:t>7</w:t>
      </w:r>
      <w:r>
        <w:rPr>
          <w:sz w:val="22"/>
        </w:rPr>
        <w:t>; Andrew W Asimos, MD</w:t>
      </w:r>
      <w:r>
        <w:rPr>
          <w:sz w:val="22"/>
          <w:vertAlign w:val="superscript"/>
        </w:rPr>
        <w:t>8</w:t>
      </w:r>
      <w:r>
        <w:rPr>
          <w:sz w:val="22"/>
        </w:rPr>
        <w:t>; Nicholas A Morris, MD</w:t>
      </w:r>
      <w:r>
        <w:rPr>
          <w:sz w:val="22"/>
          <w:vertAlign w:val="superscript"/>
        </w:rPr>
        <w:t>9</w:t>
      </w:r>
    </w:p>
    <w:p>
      <w:pPr>
        <w:pStyle w:val="Normal1"/>
        <w:rPr>
          <w:sz w:val="22"/>
        </w:rPr>
      </w:pPr>
      <w:r>
        <w:rPr>
          <w:sz w:val="22"/>
        </w:rPr>
      </w:r>
    </w:p>
    <w:p>
      <w:pPr>
        <w:pStyle w:val="Normal1"/>
        <w:rPr/>
      </w:pPr>
      <w:r>
        <w:rPr>
          <w:b/>
          <w:sz w:val="22"/>
        </w:rPr>
        <w:t>Affiliations</w:t>
      </w:r>
      <w:r>
        <w:rPr>
          <w:sz w:val="22"/>
        </w:rPr>
        <w:t>:</w:t>
      </w:r>
    </w:p>
    <w:p>
      <w:pPr>
        <w:pStyle w:val="Normal1"/>
        <w:rPr/>
      </w:pPr>
      <w:r>
        <w:rPr>
          <w:sz w:val="22"/>
          <w:vertAlign w:val="superscript"/>
        </w:rPr>
        <w:t>1</w:t>
      </w:r>
      <w:r>
        <w:rPr>
          <w:sz w:val="22"/>
        </w:rPr>
        <w:t xml:space="preserve"> Department of Internal Medicine, Wake Forest School of Medicine, Advocate Health, Charlotte, NC, USA.</w:t>
      </w:r>
    </w:p>
    <w:p>
      <w:pPr>
        <w:pStyle w:val="Normal1"/>
        <w:rPr/>
      </w:pPr>
      <w:r>
        <w:rPr>
          <w:sz w:val="22"/>
          <w:vertAlign w:val="superscript"/>
        </w:rPr>
        <w:t>2</w:t>
      </w:r>
      <w:r>
        <w:rPr>
          <w:sz w:val="22"/>
        </w:rPr>
        <w:t xml:space="preserve"> Department of Neurology, Neurosciences Institute, Wake Forest School of Medicine, Advocate Health, Charlotte, NC, USA.</w:t>
      </w:r>
    </w:p>
    <w:p>
      <w:pPr>
        <w:pStyle w:val="Normal1"/>
        <w:rPr/>
      </w:pPr>
      <w:r>
        <w:rPr>
          <w:sz w:val="22"/>
          <w:vertAlign w:val="superscript"/>
        </w:rPr>
        <w:t>3</w:t>
      </w:r>
      <w:r>
        <w:rPr>
          <w:sz w:val="22"/>
        </w:rPr>
        <w:t xml:space="preserve"> Division of Neurocritical Care, Department of Neurology, Ayer Neuroscience Institute, Hartford Hospital, Hartford, CT, USA.</w:t>
      </w:r>
    </w:p>
    <w:p>
      <w:pPr>
        <w:pStyle w:val="Normal1"/>
        <w:rPr/>
      </w:pPr>
      <w:r>
        <w:rPr>
          <w:sz w:val="22"/>
          <w:vertAlign w:val="superscript"/>
        </w:rPr>
        <w:t>4</w:t>
      </w:r>
      <w:r>
        <w:rPr>
          <w:sz w:val="22"/>
        </w:rPr>
        <w:t xml:space="preserve"> Clinical Quality Analytics, Advocate Health, Charlotte, NC 28203, USA.</w:t>
      </w:r>
    </w:p>
    <w:p>
      <w:pPr>
        <w:pStyle w:val="Normal1"/>
        <w:rPr/>
      </w:pPr>
      <w:r>
        <w:rPr>
          <w:sz w:val="22"/>
          <w:vertAlign w:val="superscript"/>
        </w:rPr>
        <w:t>5</w:t>
      </w:r>
      <w:r>
        <w:rPr>
          <w:sz w:val="22"/>
        </w:rPr>
        <w:t xml:space="preserve"> Carolina Neurosurgery &amp; Spine Associates, Department of Neurosurgery, Neurosciences Institute, Wake Forest University School of Medicine, Advocate Health, Charlotte, NC, USA.</w:t>
      </w:r>
    </w:p>
    <w:p>
      <w:pPr>
        <w:pStyle w:val="Normal1"/>
        <w:rPr/>
      </w:pPr>
      <w:r>
        <w:rPr>
          <w:sz w:val="22"/>
          <w:vertAlign w:val="superscript"/>
        </w:rPr>
        <w:t>6</w:t>
      </w:r>
      <w:r>
        <w:rPr>
          <w:sz w:val="22"/>
        </w:rPr>
        <w:t xml:space="preserve"> Department of Neurology, University at Buffalo Jacobs School of Medicine &amp; Biomedical Sciences, Buffalo, NY, USA.</w:t>
      </w:r>
    </w:p>
    <w:p>
      <w:pPr>
        <w:pStyle w:val="Normal1"/>
        <w:rPr/>
      </w:pPr>
      <w:r>
        <w:rPr>
          <w:sz w:val="22"/>
          <w:vertAlign w:val="superscript"/>
        </w:rPr>
        <w:t>7</w:t>
      </w:r>
      <w:r>
        <w:rPr>
          <w:sz w:val="22"/>
        </w:rPr>
        <w:t xml:space="preserve"> Zeenat Qureshi Stroke Institute and Department of Neurology, University of Missouri-Columbia, Columbia, MO, USA.</w:t>
      </w:r>
    </w:p>
    <w:p>
      <w:pPr>
        <w:pStyle w:val="Normal1"/>
        <w:rPr/>
      </w:pPr>
      <w:r>
        <w:rPr>
          <w:sz w:val="22"/>
          <w:vertAlign w:val="superscript"/>
          <w:lang w:val="en-US"/>
        </w:rPr>
        <w:t>8</w:t>
      </w:r>
      <w:r>
        <w:rPr>
          <w:sz w:val="22"/>
          <w:lang w:val="en-US"/>
        </w:rPr>
        <w:t xml:space="preserve"> Department of Emergency Medicine, Neurosciences Institute, Advocate Health, Charlotte, NC, USA.</w:t>
      </w:r>
    </w:p>
    <w:p>
      <w:pPr>
        <w:pStyle w:val="Normal1"/>
        <w:rPr/>
      </w:pPr>
      <w:r>
        <w:rPr>
          <w:sz w:val="22"/>
          <w:vertAlign w:val="superscript"/>
        </w:rPr>
        <w:t>9</w:t>
      </w:r>
      <w:r>
        <w:rPr>
          <w:sz w:val="22"/>
        </w:rPr>
        <w:t xml:space="preserve"> Department of Neurology, Program in Trauma, University of Maryland School of Medicine, Baltimore, MD, USA.</w:t>
      </w:r>
    </w:p>
    <w:p>
      <w:pPr>
        <w:pStyle w:val="Normal1"/>
        <w:rPr>
          <w:sz w:val="22"/>
        </w:rPr>
      </w:pPr>
      <w:r>
        <w:rPr>
          <w:sz w:val="22"/>
        </w:rPr>
      </w:r>
    </w:p>
    <w:p>
      <w:pPr>
        <w:pStyle w:val="Normal1"/>
        <w:rPr/>
      </w:pPr>
      <w:r>
        <w:rPr>
          <w:b/>
          <w:sz w:val="22"/>
        </w:rPr>
        <w:t>Corresponding Author</w:t>
      </w:r>
      <w:r>
        <w:rPr>
          <w:sz w:val="22"/>
        </w:rPr>
        <w:t xml:space="preserve">: </w:t>
      </w:r>
    </w:p>
    <w:p>
      <w:pPr>
        <w:pStyle w:val="Normal1"/>
        <w:rPr>
          <w:sz w:val="22"/>
        </w:rPr>
      </w:pPr>
      <w:r>
        <w:rPr>
          <w:sz w:val="22"/>
        </w:rPr>
        <w:t>Nikhil M Patel, MD, MBA</w:t>
      </w:r>
    </w:p>
    <w:p>
      <w:pPr>
        <w:pStyle w:val="Normal1"/>
        <w:rPr>
          <w:sz w:val="22"/>
        </w:rPr>
      </w:pPr>
      <w:r>
        <w:rPr>
          <w:sz w:val="22"/>
        </w:rPr>
        <w:t>Department of Internal Medicine</w:t>
      </w:r>
    </w:p>
    <w:p>
      <w:pPr>
        <w:pStyle w:val="Normal1"/>
        <w:rPr>
          <w:sz w:val="22"/>
        </w:rPr>
      </w:pPr>
      <w:r>
        <w:rPr>
          <w:sz w:val="22"/>
        </w:rPr>
        <w:t>Department of Neurology</w:t>
      </w:r>
    </w:p>
    <w:p>
      <w:pPr>
        <w:pStyle w:val="Normal1"/>
        <w:rPr>
          <w:sz w:val="22"/>
        </w:rPr>
      </w:pPr>
      <w:r>
        <w:rPr>
          <w:sz w:val="22"/>
        </w:rPr>
        <w:t>Wake Forest School of Medicine</w:t>
      </w:r>
    </w:p>
    <w:p>
      <w:pPr>
        <w:pStyle w:val="Normal1"/>
        <w:rPr>
          <w:sz w:val="22"/>
        </w:rPr>
      </w:pPr>
      <w:r>
        <w:rPr>
          <w:sz w:val="22"/>
        </w:rPr>
        <w:t>1000 Blythe Blvd.</w:t>
      </w:r>
    </w:p>
    <w:p>
      <w:pPr>
        <w:pStyle w:val="Normal1"/>
        <w:rPr>
          <w:sz w:val="22"/>
        </w:rPr>
      </w:pPr>
      <w:r>
        <w:rPr>
          <w:sz w:val="22"/>
        </w:rPr>
        <w:t>Charlotte, NC 28203</w:t>
      </w:r>
    </w:p>
    <w:p>
      <w:pPr>
        <w:pStyle w:val="Normal1"/>
        <w:rPr/>
      </w:pPr>
      <w:hyperlink r:id="rId2">
        <w:r>
          <w:rPr>
            <w:rStyle w:val="Hyperlink"/>
            <w:sz w:val="22"/>
          </w:rPr>
          <w:t>nikhil.m.patel@wfusm.edu</w:t>
        </w:r>
      </w:hyperlink>
    </w:p>
    <w:p>
      <w:pPr>
        <w:pStyle w:val="Normal1"/>
        <w:rPr>
          <w:sz w:val="22"/>
        </w:rPr>
      </w:pPr>
      <w:r>
        <w:rPr>
          <w:sz w:val="22"/>
        </w:rPr>
      </w:r>
    </w:p>
    <w:p>
      <w:pPr>
        <w:pStyle w:val="Normal1"/>
        <w:rPr/>
      </w:pPr>
      <w:r>
        <w:rPr>
          <w:b/>
          <w:sz w:val="22"/>
        </w:rPr>
        <w:t>Word Count</w:t>
      </w:r>
      <w:r>
        <w:rPr>
          <w:sz w:val="22"/>
        </w:rPr>
        <w:t xml:space="preserve"> (excluding title, abstract, acknowledgment, references, tables, and figure legends): </w:t>
      </w:r>
      <w:ins w:id="0" w:author="Unknown Author" w:date="2026-07-31T10:48:58Z">
        <w:r>
          <w:rPr>
            <w:sz w:val="22"/>
          </w:rPr>
          <w:t>3710</w:t>
        </w:r>
      </w:ins>
      <w:del w:id="1" w:author="Unknown Author" w:date="2026-07-31T10:48:58Z">
        <w:r>
          <w:rPr>
            <w:rFonts w:eastAsia="Aptos" w:cs="Aptos" w:cstheme="minorAscii" w:eastAsiaTheme="minorAscii"/>
            <w:sz w:val="22"/>
            <w:szCs w:val="22"/>
          </w:rPr>
          <w:delText>3391</w:delText>
        </w:r>
      </w:del>
    </w:p>
    <w:p>
      <w:pPr>
        <w:pStyle w:val="Normal1"/>
        <w:rPr>
          <w:sz w:val="22"/>
        </w:rPr>
      </w:pPr>
      <w:r>
        <w:rPr>
          <w:sz w:val="22"/>
        </w:rPr>
      </w:r>
    </w:p>
    <w:p>
      <w:pPr>
        <w:pStyle w:val="Normal1"/>
        <w:rPr/>
      </w:pPr>
      <w:r>
        <w:rPr>
          <w:b/>
          <w:sz w:val="22"/>
        </w:rPr>
        <w:t>Author contributions</w:t>
      </w:r>
      <w:r>
        <w:rPr>
          <w:sz w:val="22"/>
        </w:rPr>
        <w:t xml:space="preserve">: </w:t>
      </w:r>
    </w:p>
    <w:p>
      <w:pPr>
        <w:pStyle w:val="Normal1"/>
        <w:rPr>
          <w:sz w:val="22"/>
        </w:rPr>
      </w:pPr>
      <w:r>
        <w:rPr>
          <w:sz w:val="22"/>
        </w:rPr>
        <w:t>Nikhil Patel had full access to all the data in the study and takes responsibility for the integrity of the data and the accuracy of the data analysis.</w:t>
      </w:r>
    </w:p>
    <w:p>
      <w:pPr>
        <w:pStyle w:val="Normal1"/>
        <w:rPr/>
      </w:pPr>
      <w:r>
        <w:rPr>
          <w:i/>
          <w:sz w:val="22"/>
        </w:rPr>
        <w:t>Concept and design:</w:t>
      </w:r>
      <w:r>
        <w:rPr>
          <w:b/>
          <w:i/>
          <w:sz w:val="22"/>
        </w:rPr>
        <w:t xml:space="preserve"> </w:t>
      </w:r>
      <w:r>
        <w:rPr>
          <w:b w:val="false"/>
          <w:sz w:val="22"/>
        </w:rPr>
        <w:t>Patel, Jaffa, Karamchandani, Morris</w:t>
      </w:r>
    </w:p>
    <w:p>
      <w:pPr>
        <w:pStyle w:val="Normal1"/>
        <w:rPr/>
      </w:pPr>
      <w:r>
        <w:rPr>
          <w:b w:val="false"/>
          <w:i/>
          <w:sz w:val="22"/>
        </w:rPr>
        <w:t>Acquisition, analysis, or interpretation of data</w:t>
      </w:r>
      <w:r>
        <w:rPr>
          <w:b w:val="false"/>
          <w:sz w:val="22"/>
        </w:rPr>
        <w:t>: Patel, Wang, Yang, Woo, Qureshi</w:t>
      </w:r>
    </w:p>
    <w:p>
      <w:pPr>
        <w:pStyle w:val="Normal1"/>
        <w:rPr/>
      </w:pPr>
      <w:r>
        <w:rPr>
          <w:b w:val="false"/>
          <w:i/>
          <w:sz w:val="22"/>
        </w:rPr>
        <w:t>Drafting of manuscript</w:t>
      </w:r>
      <w:r>
        <w:rPr>
          <w:b w:val="false"/>
          <w:sz w:val="22"/>
        </w:rPr>
        <w:t>: Patel, Jaffa, Karamchandani</w:t>
      </w:r>
    </w:p>
    <w:p>
      <w:pPr>
        <w:pStyle w:val="Normal1"/>
        <w:rPr/>
      </w:pPr>
      <w:r>
        <w:rPr>
          <w:b w:val="false"/>
          <w:i/>
          <w:sz w:val="22"/>
        </w:rPr>
        <w:t>Critical review of the manuscript for important intellectual content</w:t>
      </w:r>
      <w:r>
        <w:rPr>
          <w:b w:val="false"/>
          <w:sz w:val="22"/>
        </w:rPr>
        <w:t>: Patel, Karamchandani, Jaffa, Cadena, Swisher, Bernard, Parish, Stetler, Magun, Taylor, Woo, Qureshi, Asimos, Morris</w:t>
      </w:r>
    </w:p>
    <w:p>
      <w:pPr>
        <w:pStyle w:val="Normal1"/>
        <w:rPr/>
      </w:pPr>
      <w:r>
        <w:rPr>
          <w:b w:val="false"/>
          <w:i/>
          <w:sz w:val="22"/>
        </w:rPr>
        <w:t>Statistical analysis</w:t>
      </w:r>
      <w:r>
        <w:rPr>
          <w:b w:val="false"/>
          <w:sz w:val="22"/>
        </w:rPr>
        <w:t>: Patel, Wang, Yang</w:t>
      </w:r>
    </w:p>
    <w:p>
      <w:pPr>
        <w:pStyle w:val="Normal1"/>
        <w:rPr/>
      </w:pPr>
      <w:r>
        <w:rPr>
          <w:b w:val="false"/>
          <w:i/>
          <w:sz w:val="22"/>
        </w:rPr>
        <w:t>Supervision</w:t>
      </w:r>
      <w:r>
        <w:rPr>
          <w:b w:val="false"/>
          <w:sz w:val="22"/>
        </w:rPr>
        <w:t>: Woo, Qureshi, Asimos, Morris</w:t>
      </w:r>
    </w:p>
    <w:p>
      <w:pPr>
        <w:pStyle w:val="Normal"/>
        <w:keepNext w:val="false"/>
        <w:keepLines w:val="false"/>
        <w:rPr>
          <w:del w:id="3" w:author="Unknown Author" w:date="2026-07-31T10:48:58Z"/>
          <w:sz w:val="22"/>
          <w:szCs w:val="22"/>
        </w:rPr>
      </w:pPr>
      <w:del w:id="2" w:author="Unknown Author" w:date="2026-07-31T10:48:58Z">
        <w:r>
          <w:rPr>
            <w:sz w:val="22"/>
            <w:szCs w:val="22"/>
          </w:rPr>
        </w:r>
      </w:del>
    </w:p>
    <w:p>
      <w:pPr>
        <w:pStyle w:val="Heading2"/>
        <w:rPr>
          <w:del w:id="5" w:author="Unknown Author" w:date="2026-07-31T10:48:58Z"/>
          <w:rFonts w:ascii="Liberation Serif" w:hAnsi="Liberation Serif"/>
        </w:rPr>
      </w:pPr>
      <w:del w:id="4" w:author="Unknown Author" w:date="2026-07-31T10:48:58Z">
        <w:r>
          <w:rPr/>
        </w:r>
      </w:del>
      <w:r>
        <w:br w:type="page"/>
      </w:r>
    </w:p>
    <w:p>
      <w:pPr>
        <w:pStyle w:val="Heading2"/>
        <w:spacing w:before="0" w:after="80"/>
        <w:rPr/>
      </w:pPr>
      <w:bookmarkStart w:id="0" w:name="abstract"/>
      <w:r>
        <w:rPr/>
        <w:t>Abstract</w:t>
      </w:r>
    </w:p>
    <w:p>
      <w:pPr>
        <w:pStyle w:val="FirstParagraph"/>
        <w:rPr/>
      </w:pPr>
      <w:r>
        <w:rPr>
          <w:b/>
          <w:bCs/>
        </w:rPr>
        <w:t>Background</w:t>
      </w:r>
      <w:r>
        <w:rPr/>
        <w:t xml:space="preserve">: Hemispheric laterality influences clinical management in stroke. Given the increasing enthusiasm for surgical management of intracerebral hemorrhage (ICH), we evaluated the association of hemispheric </w:t>
      </w:r>
      <w:ins w:id="6" w:author="Unknown Author" w:date="2026-07-31T10:48:58Z">
        <w:r>
          <w:rPr/>
          <w:t>laterality</w:t>
        </w:r>
      </w:ins>
      <w:del w:id="7" w:author="Unknown Author" w:date="2026-07-31T10:48:58Z">
        <w:r>
          <w:rPr>
            <w:rFonts w:ascii="Liberation Serif" w:hAnsi="Liberation Serif"/>
          </w:rPr>
          <w:delText>lateralization</w:delText>
        </w:r>
      </w:del>
      <w:r>
        <w:rPr/>
        <w:t xml:space="preserve"> with the likelihood of receiving neurosurgical intervention and subsequent 90-day functional outcomes.</w:t>
      </w:r>
    </w:p>
    <w:p>
      <w:pPr>
        <w:pStyle w:val="BodyText"/>
        <w:rPr/>
      </w:pPr>
      <w:r>
        <w:rPr>
          <w:b/>
          <w:bCs/>
        </w:rPr>
        <w:t>Methods</w:t>
      </w:r>
      <w:r>
        <w:rPr/>
        <w:t xml:space="preserve">: This post-hoc analysis included 3477 patients with supratentorial ICH from </w:t>
      </w:r>
      <w:ins w:id="8" w:author="Unknown Author" w:date="2026-07-31T10:48:58Z">
        <w:r>
          <w:rPr/>
          <w:t xml:space="preserve">two prospective studies: </w:t>
        </w:r>
      </w:ins>
      <w:r>
        <w:rPr/>
        <w:t xml:space="preserve">the ATACH-2 </w:t>
      </w:r>
      <w:ins w:id="9" w:author="Unknown Author" w:date="2026-07-31T10:48:58Z">
        <w:r>
          <w:rPr/>
          <w:t xml:space="preserve">trial, conducted at 110 sites in the United States, Japan, China, Taiwan, South Korea, </w:t>
        </w:r>
      </w:ins>
      <w:r>
        <w:rPr/>
        <w:t xml:space="preserve">and </w:t>
      </w:r>
      <w:ins w:id="10" w:author="Unknown Author" w:date="2026-07-31T10:48:58Z">
        <w:r>
          <w:rPr/>
          <w:t xml:space="preserve">Germany (2011–2015), and the </w:t>
        </w:r>
      </w:ins>
      <w:r>
        <w:rPr/>
        <w:t xml:space="preserve">ERICH </w:t>
      </w:r>
      <w:ins w:id="11" w:author="Unknown Author" w:date="2026-07-31T10:48:58Z">
        <w:r>
          <w:rPr/>
          <w:t>study, conducted across 19 centers in the United States (2010–2015)</w:t>
        </w:r>
      </w:ins>
      <w:del w:id="12" w:author="Unknown Author" w:date="2026-07-31T10:48:58Z">
        <w:r>
          <w:rPr>
            <w:rFonts w:ascii="Liberation Serif" w:hAnsi="Liberation Serif"/>
          </w:rPr>
          <w:delText>studies</w:delText>
        </w:r>
      </w:del>
      <w:r>
        <w:rPr/>
        <w:t>. The primary outcome was neurosurgical intervention (hematoma evacuation, decompressive craniectomy, or other craniotomy). Secondary outcomes included external ventricular drain (EVD) placement, 90-day modified Rankin Scale (mRS)</w:t>
      </w:r>
      <w:ins w:id="13" w:author="Unknown Author" w:date="2026-07-31T10:48:58Z">
        <w:r>
          <w:rPr/>
          <w:t xml:space="preserve"> score </w:t>
        </w:r>
      </w:ins>
      <w:r>
        <w:rPr/>
        <w:t>, and EuroQOL domains. Hierarchical Bayesian regression models</w:t>
      </w:r>
      <w:ins w:id="14" w:author="Unknown Author" w:date="2026-07-31T10:48:58Z">
        <w:r>
          <w:rPr/>
          <w:t xml:space="preserve"> estimating the association between ICH laterality and outcomes</w:t>
        </w:r>
      </w:ins>
      <w:r>
        <w:rPr/>
        <w:t xml:space="preserve"> were adjusted for age, admission Glasgow Coma Scale, ICH location, ICH volume, and intraventricular hemorrhage.</w:t>
      </w:r>
    </w:p>
    <w:p>
      <w:pPr>
        <w:pStyle w:val="BodyText"/>
        <w:rPr/>
      </w:pPr>
      <w:r>
        <w:rPr>
          <w:b/>
          <w:bCs/>
        </w:rPr>
        <w:t>Results</w:t>
      </w:r>
      <w:r>
        <w:rPr/>
        <w:t xml:space="preserve">: </w:t>
      </w:r>
      <w:ins w:id="15" w:author="Unknown Author" w:date="2026-07-31T10:48:58Z">
        <w:r>
          <w:rPr/>
          <w:t>Of</w:t>
        </w:r>
      </w:ins>
      <w:del w:id="16" w:author="Unknown Author" w:date="2026-07-31T10:48:58Z">
        <w:r>
          <w:rPr>
            <w:rFonts w:ascii="Liberation Serif" w:hAnsi="Liberation Serif"/>
          </w:rPr>
          <w:delText>Right</w:delText>
        </w:r>
      </w:del>
      <w:r>
        <w:rPr/>
        <w:t xml:space="preserve"> </w:t>
      </w:r>
      <w:ins w:id="17" w:author="Unknown Author" w:date="2026-07-31T10:48:58Z">
        <w:r>
          <w:rPr/>
          <w:t xml:space="preserve">3477 patients, right </w:t>
        </w:r>
      </w:ins>
      <w:r>
        <w:rPr/>
        <w:t xml:space="preserve">hemispheric ICH was associated with a higher likelihood of receiving neurosurgical intervention (aOR 1.65, 95% CrI 1.28–2.14) and EVD placement (aOR 1.22, 95% CrI 1.04–1.44) compared to left hemispheric ICH. This association was directionally consistent across ICH locations, study cohorts, and prior specifications. Despite the lower rates of </w:t>
      </w:r>
      <w:del w:id="18" w:author="Unknown Author" w:date="2026-07-31T10:48:58Z">
        <w:r>
          <w:rPr>
            <w:rFonts w:ascii="Liberation Serif" w:hAnsi="Liberation Serif"/>
          </w:rPr>
          <w:delText xml:space="preserve">aggressive </w:delText>
        </w:r>
      </w:del>
      <w:r>
        <w:rPr/>
        <w:t xml:space="preserve">surgical </w:t>
      </w:r>
      <w:ins w:id="19" w:author="Unknown Author" w:date="2026-07-31T10:48:58Z">
        <w:r>
          <w:rPr/>
          <w:t>intervention</w:t>
        </w:r>
      </w:ins>
      <w:del w:id="20" w:author="Unknown Author" w:date="2026-07-31T10:48:58Z">
        <w:r>
          <w:rPr>
            <w:rFonts w:ascii="Liberation Serif" w:hAnsi="Liberation Serif"/>
          </w:rPr>
          <w:delText>management,</w:delText>
        </w:r>
      </w:del>
      <w:r>
        <w:rPr/>
        <w:t xml:space="preserve"> </w:t>
      </w:r>
      <w:ins w:id="21" w:author="Unknown Author" w:date="2026-07-31T10:48:58Z">
        <w:r>
          <w:rPr/>
          <w:t>in</w:t>
        </w:r>
      </w:ins>
      <w:del w:id="22" w:author="Unknown Author" w:date="2026-07-31T10:48:58Z">
        <w:r>
          <w:rPr>
            <w:rFonts w:ascii="Liberation Serif" w:hAnsi="Liberation Serif"/>
          </w:rPr>
          <w:delText>patients</w:delText>
        </w:r>
      </w:del>
      <w:r>
        <w:rPr/>
        <w:t xml:space="preserve"> </w:t>
      </w:r>
      <w:del w:id="23" w:author="Unknown Author" w:date="2026-07-31T10:48:58Z">
        <w:r>
          <w:rPr>
            <w:rFonts w:ascii="Liberation Serif" w:hAnsi="Liberation Serif"/>
          </w:rPr>
          <w:delText xml:space="preserve">with </w:delText>
        </w:r>
      </w:del>
      <w:r>
        <w:rPr/>
        <w:t>left hemispheric ICH</w:t>
      </w:r>
      <w:ins w:id="24" w:author="Unknown Author" w:date="2026-07-31T10:48:58Z">
        <w:r>
          <w:rPr/>
          <w:t>,</w:t>
        </w:r>
      </w:ins>
      <w:r>
        <w:rPr/>
        <w:t xml:space="preserve"> </w:t>
      </w:r>
      <w:ins w:id="25" w:author="Unknown Author" w:date="2026-07-31T10:48:58Z">
        <w:r>
          <w:rPr/>
          <w:t>there</w:t>
        </w:r>
      </w:ins>
      <w:del w:id="26" w:author="Unknown Author" w:date="2026-07-31T10:48:58Z">
        <w:r>
          <w:rPr>
            <w:rFonts w:ascii="Liberation Serif" w:hAnsi="Liberation Serif"/>
          </w:rPr>
          <w:delText>demonstrated</w:delText>
        </w:r>
      </w:del>
      <w:r>
        <w:rPr/>
        <w:t xml:space="preserve"> </w:t>
      </w:r>
      <w:ins w:id="27" w:author="Unknown Author" w:date="2026-07-31T10:48:58Z">
        <w:r>
          <w:rPr/>
          <w:t>was</w:t>
        </w:r>
      </w:ins>
      <w:del w:id="28" w:author="Unknown Author" w:date="2026-07-31T10:48:58Z">
        <w:r>
          <w:rPr>
            <w:rFonts w:ascii="Liberation Serif" w:hAnsi="Liberation Serif"/>
          </w:rPr>
          <w:delText>similar</w:delText>
        </w:r>
      </w:del>
      <w:r>
        <w:rPr/>
        <w:t xml:space="preserve"> </w:t>
      </w:r>
      <w:ins w:id="29" w:author="Unknown Author" w:date="2026-07-31T10:48:58Z">
        <w:r>
          <w:rPr/>
          <w:t xml:space="preserve">no meaningful difference in </w:t>
        </w:r>
      </w:ins>
      <w:r>
        <w:rPr/>
        <w:t>90-day functional outcomes</w:t>
      </w:r>
      <w:del w:id="30" w:author="Unknown Author" w:date="2026-07-31T10:48:58Z">
        <w:r>
          <w:rPr>
            <w:rFonts w:ascii="Liberation Serif" w:hAnsi="Liberation Serif"/>
          </w:rPr>
          <w:delText>,</w:delText>
        </w:r>
      </w:del>
      <w:r>
        <w:rPr/>
        <w:t xml:space="preserve"> </w:t>
      </w:r>
      <w:ins w:id="31" w:author="Unknown Author" w:date="2026-07-31T10:48:58Z">
        <w:r>
          <w:rPr/>
          <w:t>in</w:t>
        </w:r>
      </w:ins>
      <w:del w:id="32" w:author="Unknown Author" w:date="2026-07-31T10:48:58Z">
        <w:r>
          <w:rPr>
            <w:rFonts w:ascii="Liberation Serif" w:hAnsi="Liberation Serif"/>
          </w:rPr>
          <w:delText>exhibiting</w:delText>
        </w:r>
      </w:del>
      <w:r>
        <w:rPr/>
        <w:t xml:space="preserve"> </w:t>
      </w:r>
      <w:ins w:id="33" w:author="Unknown Author" w:date="2026-07-31T10:48:58Z">
        <w:r>
          <w:rPr/>
          <w:t>patients</w:t>
        </w:r>
      </w:ins>
      <w:del w:id="34" w:author="Unknown Author" w:date="2026-07-31T10:48:58Z">
        <w:r>
          <w:rPr>
            <w:rFonts w:ascii="Liberation Serif" w:hAnsi="Liberation Serif"/>
          </w:rPr>
          <w:delText>equivalent</w:delText>
        </w:r>
      </w:del>
      <w:r>
        <w:rPr/>
        <w:t xml:space="preserve"> </w:t>
      </w:r>
      <w:ins w:id="35" w:author="Unknown Author" w:date="2026-07-31T10:48:58Z">
        <w:r>
          <w:rPr/>
          <w:t>with</w:t>
        </w:r>
      </w:ins>
      <w:del w:id="36" w:author="Unknown Author" w:date="2026-07-31T10:48:58Z">
        <w:r>
          <w:rPr>
            <w:rFonts w:ascii="Liberation Serif" w:hAnsi="Liberation Serif"/>
          </w:rPr>
          <w:delText>mRS</w:delText>
        </w:r>
      </w:del>
      <w:r>
        <w:rPr/>
        <w:t xml:space="preserve"> </w:t>
      </w:r>
      <w:ins w:id="37" w:author="Unknown Author" w:date="2026-07-31T10:48:58Z">
        <w:r>
          <w:rPr/>
          <w:t>left</w:t>
        </w:r>
      </w:ins>
      <w:del w:id="38" w:author="Unknown Author" w:date="2026-07-31T10:48:58Z">
        <w:r>
          <w:rPr>
            <w:rFonts w:ascii="Liberation Serif" w:hAnsi="Liberation Serif"/>
          </w:rPr>
          <w:delText>scores</w:delText>
        </w:r>
      </w:del>
      <w:r>
        <w:rPr/>
        <w:t xml:space="preserve"> and </w:t>
      </w:r>
      <w:ins w:id="39" w:author="Unknown Author" w:date="2026-07-31T10:48:58Z">
        <w:r>
          <w:rPr/>
          <w:t>right</w:t>
        </w:r>
      </w:ins>
      <w:del w:id="40" w:author="Unknown Author" w:date="2026-07-31T10:48:58Z">
        <w:r>
          <w:rPr>
            <w:rFonts w:ascii="Liberation Serif" w:hAnsi="Liberation Serif"/>
          </w:rPr>
          <w:delText>potentially</w:delText>
        </w:r>
      </w:del>
      <w:r>
        <w:rPr/>
        <w:t xml:space="preserve"> </w:t>
      </w:r>
      <w:ins w:id="41" w:author="Unknown Author" w:date="2026-07-31T10:48:58Z">
        <w:r>
          <w:rPr/>
          <w:t>hemispheric</w:t>
        </w:r>
      </w:ins>
      <w:del w:id="42" w:author="Unknown Author" w:date="2026-07-31T10:48:58Z">
        <w:r>
          <w:rPr>
            <w:rFonts w:ascii="Liberation Serif" w:hAnsi="Liberation Serif"/>
          </w:rPr>
          <w:delText>better</w:delText>
        </w:r>
      </w:del>
      <w:r>
        <w:rPr/>
        <w:t xml:space="preserve"> </w:t>
      </w:r>
      <w:ins w:id="43" w:author="Unknown Author" w:date="2026-07-31T10:48:58Z">
        <w:r>
          <w:rPr/>
          <w:t>ICH</w:t>
        </w:r>
      </w:ins>
      <w:del w:id="44" w:author="Unknown Author" w:date="2026-07-31T10:48:58Z">
        <w:r>
          <w:rPr>
            <w:rFonts w:ascii="Liberation Serif" w:hAnsi="Liberation Serif"/>
          </w:rPr>
          <w:delText>outcomes in specific health-related quality of life domains</w:delText>
        </w:r>
      </w:del>
      <w:r>
        <w:rPr/>
        <w:t>.</w:t>
      </w:r>
    </w:p>
    <w:p>
      <w:pPr>
        <w:pStyle w:val="BodyText"/>
        <w:rPr/>
      </w:pPr>
      <w:r>
        <w:rPr>
          <w:b/>
          <w:bCs/>
        </w:rPr>
        <w:t>Conclusions</w:t>
      </w:r>
      <w:r>
        <w:rPr/>
        <w:t>: Right hemispheric ICH is associated with a higher likelihood of neurosurgical intervention compared to left hemispheric ICH, though 90-day functional outcomes remain similar between groups. While these findings highlight a potential laterality-</w:t>
      </w:r>
      <w:ins w:id="45" w:author="Unknown Author" w:date="2026-07-31T10:48:58Z">
        <w:r>
          <w:rPr/>
          <w:t>associated</w:t>
        </w:r>
      </w:ins>
      <w:del w:id="46" w:author="Unknown Author" w:date="2026-07-31T10:48:58Z">
        <w:r>
          <w:rPr>
            <w:rFonts w:ascii="Liberation Serif" w:hAnsi="Liberation Serif"/>
          </w:rPr>
          <w:delText>driven</w:delText>
        </w:r>
      </w:del>
      <w:r>
        <w:rPr/>
        <w:t xml:space="preserve"> </w:t>
      </w:r>
      <w:ins w:id="47" w:author="Unknown Author" w:date="2026-07-31T10:48:58Z">
        <w:r>
          <w:rPr/>
          <w:t>variation</w:t>
        </w:r>
      </w:ins>
      <w:del w:id="48" w:author="Unknown Author" w:date="2026-07-31T10:48:58Z">
        <w:r>
          <w:rPr>
            <w:rFonts w:ascii="Liberation Serif" w:hAnsi="Liberation Serif"/>
          </w:rPr>
          <w:delText>disparity</w:delText>
        </w:r>
      </w:del>
      <w:r>
        <w:rPr/>
        <w:t xml:space="preserve"> in </w:t>
      </w:r>
      <w:ins w:id="49" w:author="Unknown Author" w:date="2026-07-31T10:48:58Z">
        <w:r>
          <w:rPr/>
          <w:t>neurosurgical</w:t>
        </w:r>
      </w:ins>
      <w:del w:id="50" w:author="Unknown Author" w:date="2026-07-31T10:48:58Z">
        <w:r>
          <w:rPr>
            <w:rFonts w:ascii="Liberation Serif" w:hAnsi="Liberation Serif"/>
          </w:rPr>
          <w:delText>treatment</w:delText>
        </w:r>
      </w:del>
      <w:r>
        <w:rPr/>
        <w:t xml:space="preserve"> </w:t>
      </w:r>
      <w:ins w:id="51" w:author="Unknown Author" w:date="2026-07-31T10:48:58Z">
        <w:r>
          <w:rPr/>
          <w:t>intervention</w:t>
        </w:r>
      </w:ins>
      <w:del w:id="52" w:author="Unknown Author" w:date="2026-07-31T10:48:58Z">
        <w:r>
          <w:rPr>
            <w:rFonts w:ascii="Liberation Serif" w:hAnsi="Liberation Serif"/>
          </w:rPr>
          <w:delText>paradigms</w:delText>
        </w:r>
      </w:del>
      <w:r>
        <w:rPr/>
        <w:t>, residual confounding from unmeasured anatomical severity and family preferences cannot be excluded. Prospective studies are needed to delineate the explicit clinical and prognostic drivers of surgical decision-making to optimize treatment allocation in ICH.</w:t>
      </w:r>
    </w:p>
    <w:p>
      <w:pPr>
        <w:pStyle w:val="BodyText"/>
        <w:rPr/>
      </w:pPr>
      <w:r>
        <w:rPr>
          <w:b/>
          <w:bCs/>
        </w:rPr>
        <w:t>Trial Registration</w:t>
      </w:r>
      <w:r>
        <w:rPr/>
        <w:t>: Clinicaltrials.gov Identifier: ATACH-2, NCT01176565; ERICH, NCT01202864</w:t>
      </w:r>
    </w:p>
    <w:p>
      <w:pPr>
        <w:pStyle w:val="Normal"/>
        <w:rPr/>
      </w:pPr>
      <w:r>
        <w:rPr/>
      </w:r>
      <w:bookmarkEnd w:id="0"/>
      <w:r>
        <w:br w:type="page"/>
      </w:r>
    </w:p>
    <w:p>
      <w:pPr>
        <w:pStyle w:val="Heading2"/>
        <w:spacing w:before="0" w:after="80"/>
        <w:rPr/>
      </w:pPr>
      <w:bookmarkStart w:id="1" w:name="introduction"/>
      <w:r>
        <w:rPr/>
        <w:t>Introduction</w:t>
      </w:r>
    </w:p>
    <w:p>
      <w:pPr>
        <w:pStyle w:val="FirstParagraph"/>
        <w:rPr/>
      </w:pPr>
      <w:r>
        <w:rPr/>
        <w:t>Intracerebral hemorrhage (ICH) remains a challenging disease, marked by its sudden onset, morbidity, and mortality.</w:t>
      </w:r>
      <w:r>
        <w:rPr>
          <w:vertAlign w:val="superscript"/>
        </w:rPr>
        <w:t>1,2</w:t>
      </w:r>
      <w:r>
        <w:rPr/>
        <w:t xml:space="preserve"> While management of ischemic stroke has advanced considerably over the last decade, the acute management of ICH remains limited to blood pressure control, coagulopathy reversal, and perhaps surgical evacuation of hemorrhage.</w:t>
      </w:r>
      <w:r>
        <w:rPr>
          <w:vertAlign w:val="superscript"/>
        </w:rPr>
        <w:t>3</w:t>
      </w:r>
      <w:ins w:id="53" w:author="Unknown Author" w:date="2026-07-31T10:48:58Z">
        <w:r>
          <w:rPr>
            <w:vertAlign w:val="superscript"/>
          </w:rPr>
          <w:t>–5</w:t>
        </w:r>
      </w:ins>
      <w:del w:id="54" w:author="Unknown Author" w:date="2026-07-31T10:48:58Z">
        <w:r>
          <w:rPr>
            <w:rFonts w:ascii="Liberation Serif" w:hAnsi="Liberation Serif"/>
            <w:vertAlign w:val="superscript"/>
          </w:rPr>
          <w:delText>,4</w:delText>
        </w:r>
      </w:del>
      <w:r>
        <w:rPr/>
        <w:t xml:space="preserve"> These efforts have focused on reducing mortality and preventing additional morbidity due to secondary injury.</w:t>
      </w:r>
    </w:p>
    <w:p>
      <w:pPr>
        <w:pStyle w:val="BodyText"/>
        <w:rPr/>
      </w:pPr>
      <w:r>
        <w:rPr/>
        <w:t>Clinical presentations for patients with stroke are varied based on the hemisphere affected, where hemispheric dominance dictates cognitive processing, attention, language, and emotional responses. Consequently, when confronted with ICH, the specific hemisphere affected can profoundly influence not only the clinical presentation but also management decisions and prognostic outcomes.</w:t>
      </w:r>
      <w:del w:id="55" w:author="Unknown Author" w:date="2026-07-31T10:48:58Z">
        <w:r>
          <w:rPr>
            <w:rFonts w:ascii="Liberation Serif" w:hAnsi="Liberation Serif"/>
          </w:rPr>
          <w:softHyphen/>
        </w:r>
      </w:del>
    </w:p>
    <w:p>
      <w:pPr>
        <w:pStyle w:val="BodyText"/>
        <w:rPr/>
      </w:pPr>
      <w:r>
        <w:rPr/>
        <w:t xml:space="preserve">Previous research involving patients with ischemic stroke </w:t>
      </w:r>
      <w:ins w:id="56" w:author="Unknown Author" w:date="2026-07-31T10:48:58Z">
        <w:r>
          <w:rPr/>
          <w:t>provides</w:t>
        </w:r>
      </w:ins>
      <w:del w:id="57" w:author="Unknown Author" w:date="2026-07-31T10:48:58Z">
        <w:r>
          <w:rPr>
            <w:rFonts w:ascii="Liberation Serif" w:hAnsi="Liberation Serif"/>
          </w:rPr>
          <w:delText>provide</w:delText>
        </w:r>
      </w:del>
      <w:r>
        <w:rPr/>
        <w:t xml:space="preserve"> evidence that those with right hemispheric injury present later to the hospital and may not be treated as frequently with thrombolytic therapy.</w:t>
      </w:r>
      <w:ins w:id="58" w:author="Unknown Author" w:date="2026-07-31T10:48:58Z">
        <w:r>
          <w:rPr>
            <w:vertAlign w:val="superscript"/>
          </w:rPr>
          <w:t>6</w:t>
        </w:r>
      </w:ins>
      <w:del w:id="59" w:author="Unknown Author" w:date="2026-07-31T10:48:58Z">
        <w:r>
          <w:rPr>
            <w:rFonts w:ascii="Liberation Serif" w:hAnsi="Liberation Serif"/>
            <w:vertAlign w:val="superscript"/>
          </w:rPr>
          <w:delText>5</w:delText>
        </w:r>
      </w:del>
      <w:r>
        <w:rPr>
          <w:vertAlign w:val="superscript"/>
        </w:rPr>
        <w:t>–</w:t>
      </w:r>
      <w:ins w:id="60" w:author="Unknown Author" w:date="2026-07-31T10:48:58Z">
        <w:r>
          <w:rPr>
            <w:vertAlign w:val="superscript"/>
          </w:rPr>
          <w:t>9</w:t>
        </w:r>
      </w:ins>
      <w:del w:id="61" w:author="Unknown Author" w:date="2026-07-31T10:48:58Z">
        <w:r>
          <w:rPr>
            <w:rFonts w:ascii="Liberation Serif" w:hAnsi="Liberation Serif"/>
            <w:vertAlign w:val="superscript"/>
          </w:rPr>
          <w:delText>8</w:delText>
        </w:r>
      </w:del>
      <w:r>
        <w:rPr/>
        <w:t xml:space="preserve"> Some practitioners hesitate to offer decompressive craniectomy in patients with left dominant-hemispheric ischemic infarcts despite literature demonstrating that long-term functional outcomes and health-related quality of life (HRQoL) </w:t>
      </w:r>
      <w:ins w:id="62" w:author="Unknown Author" w:date="2026-07-31T10:48:58Z">
        <w:r>
          <w:rPr/>
          <w:t>are</w:t>
        </w:r>
      </w:ins>
      <w:del w:id="63" w:author="Unknown Author" w:date="2026-07-31T10:48:58Z">
        <w:r>
          <w:rPr>
            <w:rFonts w:ascii="Liberation Serif" w:hAnsi="Liberation Serif"/>
          </w:rPr>
          <w:delText>appear</w:delText>
        </w:r>
      </w:del>
      <w:r>
        <w:rPr/>
        <w:t xml:space="preserve"> </w:t>
      </w:r>
      <w:ins w:id="64" w:author="Unknown Author" w:date="2026-07-31T10:48:58Z">
        <w:r>
          <w:rPr/>
          <w:t>comparable</w:t>
        </w:r>
      </w:ins>
      <w:del w:id="65" w:author="Unknown Author" w:date="2026-07-31T10:48:58Z">
        <w:r>
          <w:rPr>
            <w:rFonts w:ascii="Liberation Serif" w:hAnsi="Liberation Serif"/>
          </w:rPr>
          <w:delText>to</w:delText>
        </w:r>
      </w:del>
      <w:r>
        <w:rPr/>
        <w:t xml:space="preserve"> </w:t>
      </w:r>
      <w:del w:id="66" w:author="Unknown Author" w:date="2026-07-31T10:48:58Z">
        <w:r>
          <w:rPr>
            <w:rFonts w:ascii="Liberation Serif" w:hAnsi="Liberation Serif"/>
          </w:rPr>
          <w:delText xml:space="preserve">be equivalent </w:delText>
        </w:r>
      </w:del>
      <w:r>
        <w:rPr/>
        <w:t>for patients with left hemispheric injuries.</w:t>
      </w:r>
      <w:ins w:id="67" w:author="Unknown Author" w:date="2026-07-31T10:48:58Z">
        <w:r>
          <w:rPr>
            <w:vertAlign w:val="superscript"/>
          </w:rPr>
          <w:t>10</w:t>
        </w:r>
      </w:ins>
      <w:del w:id="68" w:author="Unknown Author" w:date="2026-07-31T10:48:58Z">
        <w:r>
          <w:rPr>
            <w:rFonts w:ascii="Liberation Serif" w:hAnsi="Liberation Serif"/>
            <w:vertAlign w:val="superscript"/>
          </w:rPr>
          <w:delText>9</w:delText>
        </w:r>
      </w:del>
      <w:r>
        <w:rPr>
          <w:vertAlign w:val="superscript"/>
        </w:rPr>
        <w:t>–</w:t>
      </w:r>
      <w:ins w:id="69" w:author="Unknown Author" w:date="2026-07-31T10:48:58Z">
        <w:r>
          <w:rPr>
            <w:vertAlign w:val="superscript"/>
          </w:rPr>
          <w:t>13</w:t>
        </w:r>
      </w:ins>
      <w:del w:id="70" w:author="Unknown Author" w:date="2026-07-31T10:48:58Z">
        <w:r>
          <w:rPr>
            <w:rFonts w:ascii="Liberation Serif" w:hAnsi="Liberation Serif"/>
            <w:vertAlign w:val="superscript"/>
          </w:rPr>
          <w:delText>12</w:delText>
        </w:r>
      </w:del>
    </w:p>
    <w:p>
      <w:pPr>
        <w:pStyle w:val="BodyText"/>
        <w:rPr/>
      </w:pPr>
      <w:r>
        <w:rPr/>
        <w:t>Amidst an increasing enthusiasm for surgical management of ICH</w:t>
      </w:r>
      <w:r>
        <w:rPr>
          <w:vertAlign w:val="superscript"/>
        </w:rPr>
        <w:t>3,4,</w:t>
      </w:r>
      <w:ins w:id="71" w:author="Unknown Author" w:date="2026-07-31T10:48:58Z">
        <w:r>
          <w:rPr>
            <w:vertAlign w:val="superscript"/>
          </w:rPr>
          <w:t>14</w:t>
        </w:r>
      </w:ins>
      <w:del w:id="72" w:author="Unknown Author" w:date="2026-07-31T10:48:58Z">
        <w:r>
          <w:rPr>
            <w:rFonts w:ascii="Liberation Serif" w:hAnsi="Liberation Serif"/>
            <w:vertAlign w:val="superscript"/>
          </w:rPr>
          <w:delText>13</w:delText>
        </w:r>
      </w:del>
      <w:r>
        <w:rPr/>
        <w:t xml:space="preserve">, it is important to understand </w:t>
      </w:r>
      <w:ins w:id="73" w:author="Unknown Author" w:date="2026-07-31T10:48:58Z">
        <w:r>
          <w:rPr/>
          <w:t>whether</w:t>
        </w:r>
      </w:ins>
      <w:del w:id="74" w:author="Unknown Author" w:date="2026-07-31T10:48:58Z">
        <w:r>
          <w:rPr>
            <w:rFonts w:ascii="Liberation Serif" w:hAnsi="Liberation Serif"/>
          </w:rPr>
          <w:delText>if</w:delText>
        </w:r>
      </w:del>
      <w:r>
        <w:rPr/>
        <w:t xml:space="preserve"> hemispheric </w:t>
      </w:r>
      <w:ins w:id="75" w:author="Unknown Author" w:date="2026-07-31T10:48:58Z">
        <w:r>
          <w:rPr/>
          <w:t>laterality</w:t>
        </w:r>
      </w:ins>
      <w:del w:id="76" w:author="Unknown Author" w:date="2026-07-31T10:48:58Z">
        <w:r>
          <w:rPr>
            <w:rFonts w:ascii="Liberation Serif" w:hAnsi="Liberation Serif"/>
          </w:rPr>
          <w:delText>lateralization</w:delText>
        </w:r>
      </w:del>
      <w:r>
        <w:rPr/>
        <w:t xml:space="preserve"> is associated with differences in surgical decision making, as has been observed for ischemic stroke. We aimed to evaluate the association of hemispheric </w:t>
      </w:r>
      <w:ins w:id="77" w:author="Unknown Author" w:date="2026-07-31T10:48:58Z">
        <w:r>
          <w:rPr/>
          <w:t>laterality</w:t>
        </w:r>
      </w:ins>
      <w:del w:id="78" w:author="Unknown Author" w:date="2026-07-31T10:48:58Z">
        <w:r>
          <w:rPr>
            <w:rFonts w:ascii="Liberation Serif" w:hAnsi="Liberation Serif"/>
          </w:rPr>
          <w:delText>lateralization</w:delText>
        </w:r>
      </w:del>
      <w:r>
        <w:rPr/>
        <w:t xml:space="preserve"> of ICH with the likelihood of receiving neurosurgical intervention as well as with functional outcomes.</w:t>
      </w:r>
      <w:bookmarkEnd w:id="1"/>
    </w:p>
    <w:p>
      <w:pPr>
        <w:pStyle w:val="Heading2"/>
        <w:rPr/>
      </w:pPr>
      <w:bookmarkStart w:id="2" w:name="methods"/>
      <w:r>
        <w:rPr/>
        <w:t>Methods</w:t>
      </w:r>
    </w:p>
    <w:p>
      <w:pPr>
        <w:pStyle w:val="Heading3"/>
        <w:rPr/>
      </w:pPr>
      <w:bookmarkStart w:id="3" w:name="study-design-and-participants"/>
      <w:r>
        <w:rPr/>
        <w:t>Study Design and Participants</w:t>
      </w:r>
    </w:p>
    <w:p>
      <w:pPr>
        <w:pStyle w:val="FirstParagraph"/>
        <w:rPr/>
      </w:pPr>
      <w:r>
        <w:rPr/>
        <w:t xml:space="preserve">We conducted a post-hoc analysis using data from two prospective studies: the Antihypertensive Treatment of Acute Cerebral Hemorrhage II (ATACH-2) trial and the Ethnic/Racial Variations of Intracerebral Hemorrhage (ERICH) study. ATACH-2 was a large, multicenter, international, open-label, blinded-endpoint randomized controlled trial that enrolled 1000 patients with ICH </w:t>
      </w:r>
      <w:ins w:id="79" w:author="Unknown Author" w:date="2026-07-31T10:48:58Z">
        <w:r>
          <w:rPr/>
          <w:t>across</w:t>
        </w:r>
      </w:ins>
      <w:del w:id="80" w:author="Unknown Author" w:date="2026-07-31T10:48:58Z">
        <w:r>
          <w:rPr>
            <w:rFonts w:ascii="Liberation Serif" w:hAnsi="Liberation Serif"/>
            <w:sz w:val="22"/>
            <w:szCs w:val="22"/>
          </w:rPr>
          <w:delText>from</w:delText>
        </w:r>
      </w:del>
      <w:r>
        <w:rPr/>
        <w:t xml:space="preserve"> </w:t>
      </w:r>
      <w:ins w:id="81" w:author="Unknown Author" w:date="2026-07-31T10:48:58Z">
        <w:r>
          <w:rPr/>
          <w:t>110</w:t>
        </w:r>
      </w:ins>
      <w:del w:id="82" w:author="Unknown Author" w:date="2026-07-31T10:48:58Z">
        <w:r>
          <w:rPr>
            <w:rFonts w:ascii="Liberation Serif" w:hAnsi="Liberation Serif"/>
            <w:sz w:val="22"/>
            <w:szCs w:val="22"/>
          </w:rPr>
          <w:delText>2011</w:delText>
        </w:r>
      </w:del>
      <w:r>
        <w:rPr/>
        <w:t xml:space="preserve"> </w:t>
      </w:r>
      <w:ins w:id="83" w:author="Unknown Author" w:date="2026-07-31T10:48:58Z">
        <w:r>
          <w:rPr/>
          <w:t>sites</w:t>
        </w:r>
      </w:ins>
      <w:del w:id="84" w:author="Unknown Author" w:date="2026-07-31T10:48:58Z">
        <w:r>
          <w:rPr>
            <w:rFonts w:ascii="Liberation Serif" w:hAnsi="Liberation Serif"/>
            <w:sz w:val="22"/>
            <w:szCs w:val="22"/>
          </w:rPr>
          <w:delText>to</w:delText>
        </w:r>
      </w:del>
      <w:r>
        <w:rPr/>
        <w:t xml:space="preserve"> </w:t>
      </w:r>
      <w:ins w:id="85" w:author="Unknown Author" w:date="2026-07-31T10:48:58Z">
        <w:r>
          <w:rPr/>
          <w:t>in</w:t>
        </w:r>
      </w:ins>
      <w:del w:id="86" w:author="Unknown Author" w:date="2026-07-31T10:48:58Z">
        <w:r>
          <w:rPr>
            <w:rFonts w:ascii="Liberation Serif" w:hAnsi="Liberation Serif"/>
            <w:sz w:val="22"/>
            <w:szCs w:val="22"/>
          </w:rPr>
          <w:delText>2016</w:delText>
        </w:r>
      </w:del>
      <w:r>
        <w:rPr/>
        <w:t xml:space="preserve"> </w:t>
      </w:r>
      <w:ins w:id="87" w:author="Unknown Author" w:date="2026-07-31T10:48:58Z">
        <w:r>
          <w:rPr/>
          <w:t xml:space="preserve">the United States, Japan, China, Taiwan, South Korea, </w:t>
        </w:r>
      </w:ins>
      <w:r>
        <w:rPr/>
        <w:t xml:space="preserve">and </w:t>
      </w:r>
      <w:ins w:id="88" w:author="Unknown Author" w:date="2026-07-31T10:48:58Z">
        <w:r>
          <w:rPr/>
          <w:t xml:space="preserve">Germany from 2011-2015 and </w:t>
        </w:r>
      </w:ins>
      <w:r>
        <w:rPr/>
        <w:t xml:space="preserve">randomized them to either intensive blood pressure control (110-139 mm Hg) or standard blood pressure control (140-179 mm Hg). ERICH was a large, multicenter, prospective </w:t>
      </w:r>
      <w:ins w:id="89" w:author="Unknown Author" w:date="2026-07-31T10:48:58Z">
        <w:r>
          <w:rPr/>
          <w:t>case-control</w:t>
        </w:r>
      </w:ins>
      <w:del w:id="90" w:author="Unknown Author" w:date="2026-07-31T10:48:58Z">
        <w:r>
          <w:rPr>
            <w:rFonts w:ascii="Liberation Serif" w:hAnsi="Liberation Serif"/>
          </w:rPr>
          <w:delText>observational</w:delText>
        </w:r>
      </w:del>
      <w:r>
        <w:rPr/>
        <w:t xml:space="preserve"> study </w:t>
      </w:r>
      <w:ins w:id="91" w:author="Unknown Author" w:date="2026-07-31T10:48:58Z">
        <w:r>
          <w:rPr/>
          <w:t>conducted</w:t>
        </w:r>
      </w:ins>
      <w:del w:id="92" w:author="Unknown Author" w:date="2026-07-31T10:48:58Z">
        <w:r>
          <w:rPr>
            <w:rFonts w:ascii="Liberation Serif" w:hAnsi="Liberation Serif"/>
          </w:rPr>
          <w:delText>onducted</w:delText>
        </w:r>
      </w:del>
      <w:r>
        <w:rPr/>
        <w:t xml:space="preserve"> </w:t>
      </w:r>
      <w:ins w:id="93" w:author="Unknown Author" w:date="2026-07-31T10:48:58Z">
        <w:r>
          <w:rPr/>
          <w:t xml:space="preserve">across 19 centers </w:t>
        </w:r>
      </w:ins>
      <w:r>
        <w:rPr/>
        <w:t>in the United States on patients admitted with ICH from 2010</w:t>
      </w:r>
      <w:ins w:id="94" w:author="Unknown Author" w:date="2026-07-31T10:48:58Z">
        <w:r>
          <w:rPr/>
          <w:t>-2015</w:t>
        </w:r>
      </w:ins>
      <w:del w:id="95" w:author="Unknown Author" w:date="2026-07-31T10:48:58Z">
        <w:r>
          <w:rPr>
            <w:rFonts w:ascii="Liberation Serif" w:hAnsi="Liberation Serif"/>
            <w:sz w:val="22"/>
            <w:szCs w:val="22"/>
          </w:rPr>
          <w:delText xml:space="preserve"> to 2017</w:delText>
        </w:r>
      </w:del>
      <w:r>
        <w:rPr/>
        <w:t xml:space="preserve">, with particular emphasis on recruitment of a racially and ethnically diverse cohort. </w:t>
      </w:r>
      <w:ins w:id="96" w:author="Unknown Author" w:date="2026-07-31T10:48:58Z">
        <w:r>
          <w:rPr/>
          <w:t xml:space="preserve">Only ICH cases were included in the present analysis. </w:t>
        </w:r>
      </w:ins>
      <w:r>
        <w:rPr/>
        <w:t xml:space="preserve">The protocols and results of both studies have been previously published </w:t>
      </w:r>
      <w:ins w:id="97" w:author="Unknown Author" w:date="2026-07-31T10:48:58Z">
        <w:r>
          <w:rPr/>
          <w:t>elsewhere</w:t>
        </w:r>
      </w:ins>
      <w:ins w:id="98" w:author="Unknown Author" w:date="2026-07-31T10:48:58Z">
        <w:r>
          <w:rPr>
            <w:vertAlign w:val="superscript"/>
          </w:rPr>
          <w:t>15–17</w:t>
        </w:r>
      </w:ins>
      <w:del w:id="99" w:author="Unknown Author" w:date="2026-07-31T10:48:58Z">
        <w:r>
          <w:rPr>
            <w:rFonts w:ascii="Liberation Serif" w:hAnsi="Liberation Serif"/>
            <w:vertAlign w:val="superscript"/>
          </w:rPr>
          <w:delText>elsewhere</w:delText>
        </w:r>
      </w:del>
      <w:r>
        <w:rPr/>
        <w:t>.</w:t>
      </w:r>
      <w:del w:id="100" w:author="Unknown Author" w:date="2026-07-31T10:48:58Z">
        <w:r>
          <w:rPr>
            <w:rFonts w:ascii="Liberation Serif" w:hAnsi="Liberation Serif"/>
            <w:vertAlign w:val="superscript"/>
          </w:rPr>
          <w:delText>14,15</w:delText>
        </w:r>
      </w:del>
    </w:p>
    <w:p>
      <w:pPr>
        <w:pStyle w:val="BodyText"/>
        <w:rPr/>
      </w:pPr>
      <w:r>
        <w:rPr/>
        <w:t>We included all patients enrolled in these two studies with supratentorial location of ICH. We excluded patients with cerebellar or brainstem ICH as well as any patient with primary intraventricular hemorrhage (IVH).</w:t>
      </w:r>
    </w:p>
    <w:p>
      <w:pPr>
        <w:pStyle w:val="BodyText"/>
        <w:rPr/>
      </w:pPr>
      <w:r>
        <w:rPr/>
        <w:t>The study was approved by the institutional review board of the Wake Forest School of Medicine (IRB00098198).</w:t>
      </w:r>
      <w:bookmarkEnd w:id="3"/>
    </w:p>
    <w:p>
      <w:pPr>
        <w:pStyle w:val="Heading3"/>
        <w:rPr/>
      </w:pPr>
      <w:bookmarkStart w:id="4" w:name="exposures-and-outcomes"/>
      <w:r>
        <w:rPr/>
        <w:t>Exposures and Outcomes</w:t>
      </w:r>
    </w:p>
    <w:p>
      <w:pPr>
        <w:pStyle w:val="FirstParagraph"/>
        <w:rPr/>
      </w:pPr>
      <w:r>
        <w:rPr/>
        <w:t>Our exposure was hemispheric laterality (left versus right). Our primary outcome was neurosurgical intervention as a binary variable defined as receiving a hematoma evacuation, decompressive craniectomy, or other craniotomy.</w:t>
      </w:r>
    </w:p>
    <w:p>
      <w:pPr>
        <w:pStyle w:val="BodyText"/>
        <w:rPr/>
      </w:pPr>
      <w:r>
        <w:rPr/>
        <w:t xml:space="preserve">To explore differences in other aspects of aggressive care, we defined several secondary outcomes: receipt of external ventricular drain (EVD), receipt of tracheostomy, days of mechanical ventilation, receipt of do-not-resuscitate (DNR) order at any point in the hospitalization, withdrawal of life-sustaining therapy (WLST) at any point in the hospitalization, and early WLST (defined as &lt; 72 </w:t>
      </w:r>
      <w:ins w:id="101" w:author="Unknown Author" w:date="2026-07-31T10:48:58Z">
        <w:r>
          <w:rPr/>
          <w:t xml:space="preserve">hours </w:t>
        </w:r>
      </w:ins>
      <w:r>
        <w:rPr/>
        <w:t>from symptom onset)</w:t>
      </w:r>
      <w:ins w:id="102" w:author="Unknown Author" w:date="2026-07-31T10:48:58Z">
        <w:r>
          <w:rPr/>
          <w:t>. Receipt of an EVD was considered as a distinct outcome from neurosurgical intervention because the decision-making for each is slightly different. Placement of an EVD involves consideration of the presence of hydrocephalus and IVH, while neurosurgical intervention is affected by hematoma location, volume, midline shift, and other factors</w:t>
        </w:r>
      </w:ins>
      <w:r>
        <w:rPr/>
        <w:t>.</w:t>
      </w:r>
    </w:p>
    <w:p>
      <w:pPr>
        <w:pStyle w:val="BodyText"/>
        <w:rPr/>
      </w:pPr>
      <w:r>
        <w:rPr/>
        <w:t xml:space="preserve">Our primary functional outcome was </w:t>
      </w:r>
      <w:ins w:id="103" w:author="Unknown Author" w:date="2026-07-31T10:48:58Z">
        <w:r>
          <w:rPr/>
          <w:t xml:space="preserve">score on the </w:t>
        </w:r>
      </w:ins>
      <w:r>
        <w:rPr/>
        <w:t xml:space="preserve">modified Rankin </w:t>
      </w:r>
      <w:ins w:id="104" w:author="Unknown Author" w:date="2026-07-31T10:48:58Z">
        <w:r>
          <w:rPr/>
          <w:t>scale</w:t>
        </w:r>
      </w:ins>
      <w:del w:id="105" w:author="Unknown Author" w:date="2026-07-31T10:48:58Z">
        <w:r>
          <w:rPr>
            <w:rFonts w:ascii="Liberation Serif" w:hAnsi="Liberation Serif"/>
          </w:rPr>
          <w:delText>score</w:delText>
        </w:r>
      </w:del>
      <w:r>
        <w:rPr/>
        <w:t xml:space="preserve"> (mRS) at 90 days analyzed via ordinal regression. We also examined quality of life as assessed by the European Quality of Life-5 dimensions (EQ-5D)</w:t>
      </w:r>
      <w:ins w:id="106" w:author="Unknown Author" w:date="2026-07-31T10:48:58Z">
        <w:r>
          <w:rPr/>
          <w:t xml:space="preserve"> questionnaire. In both studies, the mRS was obtained via a standardized, structured interview and the EQ-5D via a standardized</w:t>
        </w:r>
      </w:ins>
      <w:r>
        <w:rPr/>
        <w:t xml:space="preserve"> questionnaire.</w:t>
      </w:r>
      <w:bookmarkEnd w:id="4"/>
    </w:p>
    <w:p>
      <w:pPr>
        <w:pStyle w:val="Heading3"/>
        <w:rPr/>
      </w:pPr>
      <w:bookmarkStart w:id="5" w:name="statistical-analysis"/>
      <w:r>
        <w:rPr/>
        <w:t>Statistical Analysis</w:t>
      </w:r>
    </w:p>
    <w:p>
      <w:pPr>
        <w:pStyle w:val="FirstParagraph"/>
        <w:rPr/>
      </w:pPr>
      <w:r>
        <w:rPr/>
        <w:t>Associations between hemispheric laterality and clinical outcomes were evaluated using hierarchical Bayesian regression models, adjusting for the covariates listed below with a random intercept applied to the enrolling study cohort.</w:t>
      </w:r>
    </w:p>
    <w:p>
      <w:pPr>
        <w:pStyle w:val="BodyText"/>
        <w:rPr/>
      </w:pPr>
      <w:r>
        <w:rPr/>
        <w:t>We employed Bayesian statistical methods for this analysis due to several advantages over traditional frequentist approaches. Bayesian methods allow for the incorporation of prior knowledge or beliefs into the analysis, which can be particularly useful in observational studies where prior information about relationships between variables may exist. This is achieved through the use of prior distributions, which are combined with the observed data to produce posterior distributions representing updated beliefs about the parameters of interest. Furthermore, Bayesian methods provide a natural framework for quantifying uncertainty through credible intervals (CrI), which offer a more intuitive interpretation than frequentist confidence intervals. Finally, Bayesian modeling facilitates the estimation of posterior probabilities, allowing for direct probabilistic statements about hypotheses, such as the probability that an effect size (e.g., odds ratio [OR] or incidence rate ratio [IRR]) is greater than 1, which is often of greater clinical relevance than a p-value.</w:t>
      </w:r>
      <w:ins w:id="107" w:author="Unknown Author" w:date="2026-07-31T10:48:58Z">
        <w:r>
          <w:rPr>
            <w:vertAlign w:val="superscript"/>
          </w:rPr>
          <w:t>18</w:t>
        </w:r>
      </w:ins>
      <w:del w:id="108" w:author="Unknown Author" w:date="2026-07-31T10:48:58Z">
        <w:r>
          <w:rPr>
            <w:rFonts w:ascii="Liberation Serif" w:hAnsi="Liberation Serif"/>
            <w:vertAlign w:val="superscript"/>
          </w:rPr>
          <w:delText>16</w:delText>
        </w:r>
      </w:del>
      <w:r>
        <w:rPr>
          <w:vertAlign w:val="superscript"/>
        </w:rPr>
        <w:t>,</w:t>
      </w:r>
      <w:ins w:id="109" w:author="Unknown Author" w:date="2026-07-31T10:48:58Z">
        <w:r>
          <w:rPr>
            <w:vertAlign w:val="superscript"/>
          </w:rPr>
          <w:t>19</w:t>
        </w:r>
      </w:ins>
      <w:del w:id="110" w:author="Unknown Author" w:date="2026-07-31T10:48:58Z">
        <w:r>
          <w:rPr>
            <w:rFonts w:ascii="Liberation Serif" w:hAnsi="Liberation Serif"/>
            <w:vertAlign w:val="superscript"/>
          </w:rPr>
          <w:delText>17</w:delText>
        </w:r>
      </w:del>
      <w:r>
        <w:rPr/>
        <w:t xml:space="preserve"> This report adheres to the Bayesian Analysis Reporting </w:t>
      </w:r>
      <w:ins w:id="111" w:author="Unknown Author" w:date="2026-07-31T10:48:58Z">
        <w:r>
          <w:rPr/>
          <w:t xml:space="preserve">and STROBE </w:t>
        </w:r>
      </w:ins>
      <w:r>
        <w:rPr/>
        <w:t>Guidelines.</w:t>
      </w:r>
      <w:ins w:id="112" w:author="Unknown Author" w:date="2026-07-31T10:48:58Z">
        <w:r>
          <w:rPr>
            <w:vertAlign w:val="superscript"/>
          </w:rPr>
          <w:t>20,21</w:t>
        </w:r>
      </w:ins>
      <w:del w:id="113" w:author="Unknown Author" w:date="2026-07-31T10:48:58Z">
        <w:r>
          <w:rPr>
            <w:rFonts w:ascii="Liberation Serif" w:hAnsi="Liberation Serif"/>
            <w:vertAlign w:val="superscript"/>
          </w:rPr>
          <w:delText>18</w:delText>
        </w:r>
      </w:del>
    </w:p>
    <w:p>
      <w:pPr>
        <w:pStyle w:val="BodyText"/>
        <w:rPr/>
      </w:pPr>
      <w:r>
        <w:rPr/>
        <w:t xml:space="preserve">Binary, ordinal, and count-based outcomes </w:t>
      </w:r>
      <w:del w:id="114" w:author="Unknown Author" w:date="2026-07-31T10:48:58Z">
        <w:r>
          <w:rPr>
            <w:rFonts w:ascii="Liberation Serif" w:hAnsi="Liberation Serif"/>
          </w:rPr>
          <w:delText xml:space="preserve">(days of mechanical ventilation) </w:delText>
        </w:r>
      </w:del>
      <w:r>
        <w:rPr/>
        <w:t>were modeled using hierarchical Bayesian logistic, ordinal logistic, and zero-inflated negative binomial regressions, respectively. The European Quality of Life Visual Analog Scale (EQ-VAS) was scaled to a proportion and analyzed via hierarchical Bayesian zero-one inflated beta (ZOIB) regression. Because our adjusted models included an interaction term between hemispheric laterality and ICH location, the raw main-effect coefficients for laterality are conditional on the reference location. To calculate the overall average effect of laterality across the entire cohort, we applied marginal standardization (G-computation) to all models. This allowed us to estimate average marginal effects while averaging over the empirical distribution of all covariates and the random intercept.</w:t>
      </w:r>
    </w:p>
    <w:p>
      <w:pPr>
        <w:pStyle w:val="BodyText"/>
        <w:rPr/>
      </w:pPr>
      <w:r>
        <w:rPr/>
        <w:t>To account for potential clustering of clinical decision-making by hospital, we ideally would have included a random intercept for the study site in all models. However, site-level identifiers were not available for the ERICH cohort. To assess the potential impact of omitting site-level clustering, we performed a sensitivity analysis restricted to the ATACH-2 cohort, where site identifiers were available. We fitted the primary model for neurosurgical intervention with and without a random intercept for hospital site and compared the posterior estimates for the association with laterality.</w:t>
      </w:r>
    </w:p>
    <w:p>
      <w:pPr>
        <w:pStyle w:val="BodyText"/>
        <w:rPr/>
      </w:pPr>
      <w:r>
        <w:rPr/>
        <w:t xml:space="preserve">All analyses were performed in R version 4.4.2 (R Foundation for Statistical Computing, Vienna, Austria). All packages used for the analysis are listed in the </w:t>
      </w:r>
      <w:ins w:id="115" w:author="Unknown Author" w:date="2026-07-31T10:48:58Z">
        <w:r>
          <w:rPr/>
          <w:t>Supplemental</w:t>
        </w:r>
      </w:ins>
      <w:del w:id="116" w:author="Unknown Author" w:date="2026-07-31T10:48:58Z">
        <w:r>
          <w:rPr>
            <w:rFonts w:ascii="Liberation Serif" w:hAnsi="Liberation Serif"/>
          </w:rPr>
          <w:delText>Supplementary</w:delText>
        </w:r>
      </w:del>
      <w:r>
        <w:rPr/>
        <w:t xml:space="preserve"> Appendix.</w:t>
      </w:r>
    </w:p>
    <w:p>
      <w:pPr>
        <w:pStyle w:val="Heading4"/>
        <w:rPr/>
      </w:pPr>
      <w:bookmarkStart w:id="6" w:name="covariate-selection"/>
      <w:r>
        <w:rPr/>
        <w:t>Covariate Selection</w:t>
      </w:r>
    </w:p>
    <w:p>
      <w:pPr>
        <w:pStyle w:val="FirstParagraph"/>
        <w:rPr/>
      </w:pPr>
      <w:r>
        <w:rPr/>
        <w:t>We constructed directed acyclic graphs (DAGs) to model our causal assumptions and to guide covariate selection for each estimand.</w:t>
      </w:r>
      <w:ins w:id="117" w:author="Unknown Author" w:date="2026-07-31T10:48:58Z">
        <w:r>
          <w:rPr>
            <w:vertAlign w:val="superscript"/>
          </w:rPr>
          <w:t>22</w:t>
        </w:r>
      </w:ins>
      <w:del w:id="118" w:author="Unknown Author" w:date="2026-07-31T10:48:58Z">
        <w:r>
          <w:rPr>
            <w:rFonts w:ascii="Liberation Serif" w:hAnsi="Liberation Serif"/>
            <w:vertAlign w:val="superscript"/>
          </w:rPr>
          <w:delText>19</w:delText>
        </w:r>
      </w:del>
      <w:r>
        <w:rPr>
          <w:vertAlign w:val="superscript"/>
        </w:rPr>
        <w:t>–</w:t>
      </w:r>
      <w:ins w:id="119" w:author="Unknown Author" w:date="2026-07-31T10:48:58Z">
        <w:r>
          <w:rPr>
            <w:vertAlign w:val="superscript"/>
          </w:rPr>
          <w:t>24</w:t>
        </w:r>
      </w:ins>
      <w:del w:id="120" w:author="Unknown Author" w:date="2026-07-31T10:48:58Z">
        <w:r>
          <w:rPr>
            <w:rFonts w:ascii="Liberation Serif" w:hAnsi="Liberation Serif"/>
            <w:vertAlign w:val="superscript"/>
          </w:rPr>
          <w:delText>21</w:delText>
        </w:r>
      </w:del>
      <w:r>
        <w:rPr/>
        <w:t xml:space="preserve"> For neurosurgical intervention and other acute care outcomes, the target estimand was the total effect of hemispheric laterality on treatment decisions. Models were adjusted for baseline confounders that independently influence both the clinical presentation associated with hemispheric laterality and the likelihood of intervention: age, admission Glasgow Coma Scale (GCS) score, ICH location (categorized as lobar, thalamic, or basal ganglia), baseline ICH volume, and presence of intraventricular hemorrhage (IVH).</w:t>
      </w:r>
    </w:p>
    <w:p>
      <w:pPr>
        <w:pStyle w:val="BodyText"/>
        <w:rPr/>
      </w:pPr>
      <w:r>
        <w:rPr/>
        <w:t>For functional outcomes (mRS and EQ-5D), the target estimand was the total effect of hemispheric laterality, encompassing all causal pathways including those mediated through neurosurgical intervention and other post-baseline care decisions. These models were adjusted for the same baseline confounders but did not condition on neurosurgical intervention, as it lies on the causal pathway from laterality to functional outcome; adjusting for a mediator would block the clinically relevant pathway and risk introducing collider stratification bias.</w:t>
      </w:r>
      <w:ins w:id="121" w:author="Unknown Author" w:date="2026-07-31T10:48:58Z">
        <w:r>
          <w:rPr>
            <w:vertAlign w:val="superscript"/>
          </w:rPr>
          <w:t>23</w:t>
        </w:r>
      </w:ins>
      <w:del w:id="122" w:author="Unknown Author" w:date="2026-07-31T10:48:58Z">
        <w:r>
          <w:rPr>
            <w:rFonts w:ascii="Liberation Serif" w:hAnsi="Liberation Serif"/>
            <w:vertAlign w:val="superscript"/>
          </w:rPr>
          <w:delText>20</w:delText>
        </w:r>
      </w:del>
      <w:r>
        <w:rPr/>
        <w:t xml:space="preserve"> The DAGs and further details of the covariate selection rationale are presented in the </w:t>
      </w:r>
      <w:ins w:id="123" w:author="Unknown Author" w:date="2026-07-31T10:48:58Z">
        <w:r>
          <w:rPr/>
          <w:t>Supplemental</w:t>
        </w:r>
      </w:ins>
      <w:del w:id="124" w:author="Unknown Author" w:date="2026-07-31T10:48:58Z">
        <w:r>
          <w:rPr>
            <w:rFonts w:ascii="Liberation Serif" w:hAnsi="Liberation Serif"/>
          </w:rPr>
          <w:delText>Supplementary</w:delText>
        </w:r>
      </w:del>
      <w:r>
        <w:rPr/>
        <w:t xml:space="preserve"> Appendix.</w:t>
      </w:r>
      <w:bookmarkEnd w:id="6"/>
    </w:p>
    <w:p>
      <w:pPr>
        <w:pStyle w:val="Heading4"/>
        <w:rPr/>
      </w:pPr>
      <w:bookmarkStart w:id="7" w:name="prior-distribution-specification"/>
      <w:r>
        <w:rPr/>
        <w:t>Prior Distribution Specification</w:t>
      </w:r>
    </w:p>
    <w:p>
      <w:pPr>
        <w:pStyle w:val="FirstParagraph"/>
        <w:rPr/>
      </w:pPr>
      <w:r>
        <w:rPr/>
        <w:t>To assess the robustness of our findings, we applied four sets of prior distributions for the primary exposure across all models. Because the models utilize different link functions depending on the outcome distribution (e.g., logit for binary/ordinal outcomes, log for count outcomes), these priors correspond to log-odds ratios</w:t>
      </w:r>
      <w:del w:id="125" w:author="Unknown Author" w:date="2026-07-31T10:48:58Z">
        <w:r>
          <w:rPr>
            <w:rFonts w:ascii="Liberation Serif" w:hAnsi="Liberation Serif"/>
          </w:rPr>
          <w:delText xml:space="preserve"> (OR)</w:delText>
        </w:r>
      </w:del>
      <w:r>
        <w:rPr/>
        <w:t>, log-incidence rate ratios</w:t>
      </w:r>
      <w:del w:id="126" w:author="Unknown Author" w:date="2026-07-31T10:48:58Z">
        <w:r>
          <w:rPr>
            <w:rFonts w:ascii="Liberation Serif" w:hAnsi="Liberation Serif"/>
          </w:rPr>
          <w:delText xml:space="preserve"> (IRR)</w:delText>
        </w:r>
      </w:del>
      <w:r>
        <w:rPr/>
        <w:t>, or log-mean differences.</w:t>
      </w:r>
    </w:p>
    <w:p>
      <w:pPr>
        <w:pStyle w:val="BodyText"/>
        <w:rPr/>
      </w:pPr>
      <w:r>
        <w:rPr/>
        <w:t xml:space="preserve">The four prior sets were: (1) a neutral, weakly informative prior centered on a null effect (Normal(0, 0.5)); (2) an informative left-hemisphere prior favoring outcomes in left-hemispheric patients (Normal(-0.22, 0.175)); (3) an informative right-hemisphere prior favoring outcomes in right-hemispheric patients (Normal(0.18, 0.175)); and (4) a vague, diffuse prior (Normal(0, 5)) that provides minimal information to the posterior, approximating the assumptions of a frequentist analysis. Further rationale and empirical evaluations of these priors are detailed in the </w:t>
      </w:r>
      <w:ins w:id="127" w:author="Unknown Author" w:date="2026-07-31T10:48:58Z">
        <w:r>
          <w:rPr/>
          <w:t>Supplemental</w:t>
        </w:r>
      </w:ins>
      <w:del w:id="128" w:author="Unknown Author" w:date="2026-07-31T10:48:58Z">
        <w:r>
          <w:rPr>
            <w:rFonts w:ascii="Liberation Serif" w:hAnsi="Liberation Serif"/>
          </w:rPr>
          <w:delText>Supplementary</w:delText>
        </w:r>
      </w:del>
      <w:r>
        <w:rPr/>
        <w:t xml:space="preserve"> Appendix.</w:t>
      </w:r>
      <w:bookmarkEnd w:id="7"/>
    </w:p>
    <w:p>
      <w:pPr>
        <w:pStyle w:val="Heading4"/>
        <w:rPr/>
      </w:pPr>
      <w:bookmarkStart w:id="8" w:name="Xa47fa65c2b7f49382486b74e1c4ed3022604078"/>
      <w:r>
        <w:rPr/>
        <w:t>Computation and Description of the Posterior Distribution</w:t>
      </w:r>
    </w:p>
    <w:p>
      <w:pPr>
        <w:pStyle w:val="FirstParagraph"/>
        <w:rPr/>
      </w:pPr>
      <w:r>
        <w:rPr/>
        <w:t xml:space="preserve">For the effect of hemispheric laterality, we report the following metrics derived from the marginalized posterior distributions: 1) the median posterior effect size with 95% </w:t>
      </w:r>
      <w:del w:id="129" w:author="Unknown Author" w:date="2026-07-31T10:48:58Z">
        <w:r>
          <w:rPr>
            <w:rFonts w:ascii="Liberation Serif" w:hAnsi="Liberation Serif"/>
          </w:rPr>
          <w:delText>credible intervals (</w:delText>
        </w:r>
      </w:del>
      <w:r>
        <w:rPr/>
        <w:t>CrI</w:t>
      </w:r>
      <w:del w:id="130" w:author="Unknown Author" w:date="2026-07-31T10:48:58Z">
        <w:r>
          <w:rPr>
            <w:rFonts w:ascii="Liberation Serif" w:hAnsi="Liberation Serif"/>
          </w:rPr>
          <w:delText>)</w:delText>
        </w:r>
      </w:del>
      <w:r>
        <w:rPr/>
        <w:t xml:space="preserve">; 2) the </w:t>
      </w:r>
      <w:ins w:id="131" w:author="Unknown Author" w:date="2026-07-31T10:48:58Z">
        <w:r>
          <w:rPr/>
          <w:t xml:space="preserve">posterior </w:t>
        </w:r>
      </w:ins>
      <w:r>
        <w:rPr/>
        <w:t xml:space="preserve">probability of any directional difference; 3) the </w:t>
      </w:r>
      <w:ins w:id="132" w:author="Unknown Author" w:date="2026-07-31T10:48:58Z">
        <w:r>
          <w:rPr/>
          <w:t xml:space="preserve">posterior </w:t>
        </w:r>
      </w:ins>
      <w:r>
        <w:rPr/>
        <w:t>probability of a substantial difference</w:t>
      </w:r>
      <w:ins w:id="133" w:author="Unknown Author" w:date="2026-07-31T10:48:58Z">
        <w:r>
          <w:rPr/>
          <w:t>,</w:t>
        </w:r>
      </w:ins>
      <w:r>
        <w:rPr/>
        <w:t xml:space="preserve"> defined a priori; and 4) the percentage of the posterior distribution falling </w:t>
      </w:r>
      <w:ins w:id="134" w:author="Unknown Author" w:date="2026-07-31T10:48:58Z">
        <w:r>
          <w:rPr/>
          <w:t>within</w:t>
        </w:r>
      </w:ins>
      <w:del w:id="135" w:author="Unknown Author" w:date="2026-07-31T10:48:58Z">
        <w:r>
          <w:rPr>
            <w:rFonts w:ascii="Liberation Serif" w:hAnsi="Liberation Serif"/>
          </w:rPr>
          <w:delText>outside</w:delText>
        </w:r>
      </w:del>
      <w:r>
        <w:rPr/>
        <w:t xml:space="preserve"> a predefined region of practical equivalence (ROPE).</w:t>
      </w:r>
    </w:p>
    <w:p>
      <w:pPr>
        <w:pStyle w:val="BodyText"/>
        <w:rPr/>
      </w:pPr>
      <w:r>
        <w:rPr/>
        <w:t xml:space="preserve">Effect sizes are reported as marginal odds ratios (OR) for binary and ordinal models, marginal incidence rate ratios (IRR) for the count component of the </w:t>
      </w:r>
      <w:ins w:id="136" w:author="Unknown Author" w:date="2026-07-31T10:48:58Z">
        <w:r>
          <w:rPr/>
          <w:t xml:space="preserve">zero-inflated </w:t>
        </w:r>
      </w:ins>
      <w:r>
        <w:rPr/>
        <w:t xml:space="preserve">negative binomial </w:t>
      </w:r>
      <w:ins w:id="137" w:author="Unknown Author" w:date="2026-07-31T10:48:58Z">
        <w:r>
          <w:rPr/>
          <w:t>model</w:t>
        </w:r>
      </w:ins>
      <w:del w:id="138" w:author="Unknown Author" w:date="2026-07-31T10:48:58Z">
        <w:r>
          <w:rPr>
            <w:rFonts w:ascii="Liberation Serif" w:hAnsi="Liberation Serif"/>
          </w:rPr>
          <w:delText>models</w:delText>
        </w:r>
      </w:del>
      <w:r>
        <w:rPr/>
        <w:t xml:space="preserve">, and average marginal expected mean differences on the original 0–100 scale for the EQ-VAS (derived via G-computation). We defined a substantial difference as an </w:t>
      </w:r>
      <w:ins w:id="139" w:author="Unknown Author" w:date="2026-07-31T10:48:58Z">
        <w:r>
          <w:rPr/>
          <w:t>OR</w:t>
        </w:r>
      </w:ins>
      <w:del w:id="140" w:author="Unknown Author" w:date="2026-07-31T10:48:58Z">
        <w:r>
          <w:rPr>
            <w:rFonts w:ascii="Liberation Serif" w:hAnsi="Liberation Serif"/>
          </w:rPr>
          <w:delText>odds</w:delText>
        </w:r>
      </w:del>
      <w:r>
        <w:rPr/>
        <w:t xml:space="preserve"> </w:t>
      </w:r>
      <w:ins w:id="141" w:author="Unknown Author" w:date="2026-07-31T10:48:58Z">
        <w:r>
          <w:rPr/>
          <w:t>or</w:t>
        </w:r>
      </w:ins>
      <w:del w:id="142" w:author="Unknown Author" w:date="2026-07-31T10:48:58Z">
        <w:r>
          <w:rPr>
            <w:rFonts w:ascii="Liberation Serif" w:hAnsi="Liberation Serif"/>
          </w:rPr>
          <w:delText>ratio</w:delText>
        </w:r>
      </w:del>
      <w:r>
        <w:rPr/>
        <w:t xml:space="preserve"> </w:t>
      </w:r>
      <w:ins w:id="143" w:author="Unknown Author" w:date="2026-07-31T10:48:58Z">
        <w:r>
          <w:rPr/>
          <w:t>IRR</w:t>
        </w:r>
      </w:ins>
      <w:del w:id="144" w:author="Unknown Author" w:date="2026-07-31T10:48:58Z">
        <w:r>
          <w:rPr>
            <w:rFonts w:ascii="Liberation Serif" w:hAnsi="Liberation Serif"/>
          </w:rPr>
          <w:delText>(OR)</w:delText>
        </w:r>
      </w:del>
      <w:r>
        <w:rPr/>
        <w:t xml:space="preserve"> &gt; 1.2</w:t>
      </w:r>
      <w:ins w:id="145" w:author="Unknown Author" w:date="2026-07-31T10:48:58Z">
        <w:r>
          <w:rPr/>
          <w:t>,</w:t>
        </w:r>
      </w:ins>
      <w:r>
        <w:rPr/>
        <w:t xml:space="preserve"> </w:t>
      </w:r>
      <w:del w:id="146" w:author="Unknown Author" w:date="2026-07-31T10:48:58Z">
        <w:r>
          <w:rPr>
            <w:rFonts w:ascii="Liberation Serif" w:hAnsi="Liberation Serif"/>
          </w:rPr>
          <w:delText>(</w:delText>
        </w:r>
      </w:del>
      <w:r>
        <w:rPr/>
        <w:t xml:space="preserve">or a mean difference </w:t>
      </w:r>
      <w:ins w:id="147" w:author="Unknown Author" w:date="2026-07-31T10:48:58Z">
        <w:r>
          <w:rPr/>
          <w:t>exceeding</w:t>
        </w:r>
      </w:ins>
      <w:del w:id="148" w:author="Unknown Author" w:date="2026-07-31T10:48:58Z">
        <w:r>
          <w:rPr>
            <w:rFonts w:ascii="Liberation Serif" w:hAnsi="Liberation Serif"/>
          </w:rPr>
          <w:delText>of</w:delText>
        </w:r>
      </w:del>
      <w:r>
        <w:rPr/>
        <w:t xml:space="preserve"> 5 points for the </w:t>
      </w:r>
      <w:ins w:id="149" w:author="Unknown Author" w:date="2026-07-31T10:48:58Z">
        <w:r>
          <w:rPr/>
          <w:t>EQ-</w:t>
        </w:r>
      </w:ins>
      <w:del w:id="150" w:author="Unknown Author" w:date="2026-07-31T10:48:58Z">
        <w:r>
          <w:rPr>
            <w:rFonts w:ascii="Liberation Serif" w:hAnsi="Liberation Serif"/>
          </w:rPr>
          <w:delText xml:space="preserve">Euro </w:delText>
        </w:r>
      </w:del>
      <w:r>
        <w:rPr/>
        <w:t>VAS</w:t>
      </w:r>
      <w:del w:id="151" w:author="Unknown Author" w:date="2026-07-31T10:48:58Z">
        <w:r>
          <w:rPr>
            <w:rFonts w:ascii="Liberation Serif" w:hAnsi="Liberation Serif"/>
          </w:rPr>
          <w:delText>)</w:delText>
        </w:r>
      </w:del>
      <w:r>
        <w:rPr/>
        <w:t xml:space="preserve">. In the context of invasive procedures such as </w:t>
      </w:r>
      <w:ins w:id="152" w:author="Unknown Author" w:date="2026-07-31T10:48:58Z">
        <w:r>
          <w:rPr/>
          <w:t>decompressive</w:t>
        </w:r>
      </w:ins>
      <w:del w:id="153" w:author="Unknown Author" w:date="2026-07-31T10:48:58Z">
        <w:r>
          <w:rPr>
            <w:rFonts w:ascii="Liberation Serif" w:hAnsi="Liberation Serif"/>
          </w:rPr>
          <w:delText>hemicraniectomy</w:delText>
        </w:r>
      </w:del>
      <w:r>
        <w:rPr/>
        <w:t xml:space="preserve"> </w:t>
      </w:r>
      <w:ins w:id="154" w:author="Unknown Author" w:date="2026-07-31T10:48:58Z">
        <w:r>
          <w:rPr/>
          <w:t xml:space="preserve">craniectomy </w:t>
        </w:r>
      </w:ins>
      <w:r>
        <w:rPr/>
        <w:t>or hematoma evacuation, we posited that a 20% relative shift in treatment odds represents a minimum threshold that would meaningfully impact clinical and shared decision-making</w:t>
      </w:r>
      <w:del w:id="155" w:author="Unknown Author" w:date="2026-07-31T10:48:58Z">
        <w:r>
          <w:rPr>
            <w:rFonts w:ascii="Liberation Serif" w:hAnsi="Liberation Serif"/>
          </w:rPr>
          <w:delText>. The full rationale for these thresholds and the ROPE bounds for ORs and IRRs are detailed in the Supplementary Appendix</w:delText>
        </w:r>
      </w:del>
      <w:r>
        <w:rPr/>
        <w:t>.</w:t>
      </w:r>
    </w:p>
    <w:p>
      <w:pPr>
        <w:pStyle w:val="BodyText"/>
        <w:rPr>
          <w:ins w:id="159" w:author="Unknown Author" w:date="2026-07-31T10:48:58Z"/>
        </w:rPr>
      </w:pPr>
      <w:ins w:id="156" w:author="Unknown Author" w:date="2026-07-31T10:48:58Z">
        <w:r>
          <w:rPr/>
          <w:t>The ROPE defines the range of effects we considered practically indistinguishable from no effect.</w:t>
        </w:r>
      </w:ins>
      <w:ins w:id="157" w:author="Unknown Author" w:date="2026-07-31T10:48:58Z">
        <w:r>
          <w:rPr>
            <w:vertAlign w:val="superscript"/>
          </w:rPr>
          <w:t>20</w:t>
        </w:r>
      </w:ins>
      <w:ins w:id="158" w:author="Unknown Author" w:date="2026-07-31T10:48:58Z">
        <w:r>
          <w:rPr/>
          <w:t xml:space="preserve"> For odds and incidence rate ratios we set this at 0.95 to 1.05, corresponding to a ±5% relative change in the odds or rate — a shift too small to plausibly alter triage, counseling, or shared decision-making. For the EQ-VAS we used ±2 points on the 0–100 scale, chosen to be conservatively narrow. Throughout the manuscript and supplement, ROPE values are reported as the percentage of the posterior distribution falling within the region of practical equivalence.</w:t>
        </w:r>
      </w:ins>
      <w:bookmarkEnd w:id="8"/>
    </w:p>
    <w:p>
      <w:pPr>
        <w:pStyle w:val="Heading4"/>
        <w:rPr/>
      </w:pPr>
      <w:bookmarkStart w:id="9" w:name="Xb6b655a891224ddee9981b292c43eac49eeddc4"/>
      <w:r>
        <w:rPr/>
        <w:t>Missing Data Treatment and Sensitivity Analyses</w:t>
      </w:r>
    </w:p>
    <w:p>
      <w:pPr>
        <w:pStyle w:val="FirstParagraph"/>
        <w:rPr/>
      </w:pPr>
      <w:r>
        <w:rPr/>
        <w:t xml:space="preserve">Baseline covariates used in model adjustment (e.g., age, GCS, ICH volume) had minimal missingness (&lt; 1%). Missingness for 90-day functional outcomes was more substantial but was balanced across laterality groups. Detailed missingness rates, assessments supporting the Missing at Random (MAR) assumption, and imputation diagnostics are reported in the </w:t>
      </w:r>
      <w:ins w:id="160" w:author="Unknown Author" w:date="2026-07-31T10:48:58Z">
        <w:r>
          <w:rPr/>
          <w:t>Supplemental</w:t>
        </w:r>
      </w:ins>
      <w:del w:id="161" w:author="Unknown Author" w:date="2026-07-31T10:48:58Z">
        <w:r>
          <w:rPr>
            <w:rFonts w:ascii="Liberation Serif" w:hAnsi="Liberation Serif"/>
          </w:rPr>
          <w:delText>Supplementary</w:delText>
        </w:r>
      </w:del>
      <w:r>
        <w:rPr/>
        <w:t xml:space="preserve"> Appendix.</w:t>
      </w:r>
    </w:p>
    <w:p>
      <w:pPr>
        <w:pStyle w:val="BodyText"/>
        <w:rPr/>
      </w:pPr>
      <w:r>
        <w:rPr/>
        <w:t>Our primary analysis used multiple imputation by chained equations (MICE) to address missing data, generating 20 imputed datasets using the mice package. Imputation models included all analysis covariates and all primary and secondary outcomes. Including all functional outcomes (e.g., mRS and EuroQOL domains) in the imputation equations allowed them to serve as highly informative auxiliary variables for one another, optimizing the imputation of missing outcome data. Predictive mean matching was used for continuous and ordinal variables, logistic regression for binary variables, and polytomous regression for nominal variables. Each Bayesian model was fitted separately to each imputed dataset, and posterior draws were pooled across imputations to produce the reported estimates and CrI. A complete-case sensitivity analysis was also performed.</w:t>
      </w:r>
    </w:p>
    <w:p>
      <w:pPr>
        <w:pStyle w:val="BodyText"/>
        <w:rPr/>
      </w:pPr>
      <w:r>
        <w:rPr/>
        <w:t>In addition to the missing data analysis, we analyzed our models using the four sets of prior distributions described above. To evaluate potential effect modification on acute care decisions, we fitted models containing formal interaction terms between hemispheric laterality and ICH location, and laterality and study source. Because missingness in baseline covariates and acute surgical outcomes was negligible, these exploratory subgroup interaction models—as well as a prespecified sensitivity analysis for all outcomes—were fitted to complete-case data (excluding patients missing the specific outcome being modeled) for computational efficiency. Subgroup-specific aORs and interaction Ratio of Odds Ratios (ROR) with 95% CrI were computed to evaluate heterogeneity.</w:t>
      </w:r>
      <w:bookmarkEnd w:id="5"/>
      <w:bookmarkEnd w:id="9"/>
    </w:p>
    <w:p>
      <w:pPr>
        <w:pStyle w:val="Heading3"/>
        <w:rPr/>
      </w:pPr>
      <w:bookmarkStart w:id="10" w:name="data-availability-statement"/>
      <w:r>
        <w:rPr/>
        <w:t>Data Availability Statement</w:t>
      </w:r>
    </w:p>
    <w:p>
      <w:pPr>
        <w:pStyle w:val="FirstParagraph"/>
        <w:rPr/>
      </w:pPr>
      <w:r>
        <w:rPr/>
        <w:t xml:space="preserve">The ATACH-2 (PI: Adnan I. Qureshi, MD, NCT01176565) and ERICH (PI: Daniel Woo, MD, MS, NCT01202864) data and analyses presented in this manuscript are based on the research files downloaded from the Archived Clinical Research web site of the National Institute of </w:t>
      </w:r>
      <w:ins w:id="162" w:author="Unknown Author" w:date="2026-07-31T10:48:58Z">
        <w:r>
          <w:rPr/>
          <w:t>Neurological</w:t>
        </w:r>
      </w:ins>
      <w:del w:id="163" w:author="Unknown Author" w:date="2026-07-31T10:48:58Z">
        <w:r>
          <w:rPr>
            <w:rFonts w:ascii="Liberation Serif" w:hAnsi="Liberation Serif"/>
          </w:rPr>
          <w:delText>Neurologic</w:delText>
        </w:r>
      </w:del>
      <w:r>
        <w:rPr/>
        <w:t xml:space="preserve"> </w:t>
      </w:r>
      <w:ins w:id="164" w:author="Unknown Author" w:date="2026-07-31T10:48:58Z">
        <w:r>
          <w:rPr/>
          <w:t>Disorders</w:t>
        </w:r>
      </w:ins>
      <w:del w:id="165" w:author="Unknown Author" w:date="2026-07-31T10:48:58Z">
        <w:r>
          <w:rPr>
            <w:rFonts w:ascii="Liberation Serif" w:hAnsi="Liberation Serif"/>
          </w:rPr>
          <w:delText>Disease</w:delText>
        </w:r>
      </w:del>
      <w:r>
        <w:rPr/>
        <w:t xml:space="preserve"> and Stroke (NINDS). The datasets can be obtained after approval of a written proposal as outlined on the NINDS website. As outlined in the NINDS Data Request Agreement, the analysis code is publicly available at </w:t>
      </w:r>
      <w:hyperlink r:id="rId3">
        <w:r>
          <w:rPr>
            <w:rStyle w:val="Hyperlink"/>
          </w:rPr>
          <w:t>https://github.com/nikhilpatelmd/ich-laterality</w:t>
        </w:r>
      </w:hyperlink>
      <w:r>
        <w:rPr/>
        <w:t>.</w:t>
      </w:r>
      <w:bookmarkEnd w:id="2"/>
      <w:bookmarkEnd w:id="10"/>
    </w:p>
    <w:p>
      <w:pPr>
        <w:pStyle w:val="Heading2"/>
        <w:rPr/>
      </w:pPr>
      <w:bookmarkStart w:id="11" w:name="results"/>
      <w:r>
        <w:rPr/>
        <w:t>Results</w:t>
      </w:r>
    </w:p>
    <w:p>
      <w:pPr>
        <w:pStyle w:val="Heading3"/>
        <w:rPr/>
      </w:pPr>
      <w:bookmarkStart w:id="12" w:name="baseline-characteristics"/>
      <w:r>
        <w:rPr/>
        <w:t>Baseline Characteristics</w:t>
      </w:r>
    </w:p>
    <w:p>
      <w:pPr>
        <w:pStyle w:val="FirstParagraph"/>
        <w:rPr/>
      </w:pPr>
      <w:r>
        <w:rPr/>
        <w:t xml:space="preserve">A total of 3477 patients were included in the analysis, of which 1720 (49%) had left hemispheric ICH (Table 1). They had </w:t>
      </w:r>
      <w:del w:id="166" w:author="Unknown Author" w:date="2026-07-31T10:48:58Z">
        <w:r>
          <w:rPr>
            <w:rFonts w:ascii="Liberation Serif" w:hAnsi="Liberation Serif"/>
          </w:rPr>
          <w:delText xml:space="preserve">higher National Institutes of Health Stroke Scale (NIHSS) scores, </w:delText>
        </w:r>
      </w:del>
      <w:r>
        <w:rPr/>
        <w:t>lower GCS scores</w:t>
      </w:r>
      <w:del w:id="167" w:author="Unknown Author" w:date="2026-07-31T10:48:58Z">
        <w:r>
          <w:rPr>
            <w:rFonts w:ascii="Liberation Serif" w:hAnsi="Liberation Serif"/>
          </w:rPr>
          <w:delText>,</w:delText>
        </w:r>
      </w:del>
      <w:r>
        <w:rPr/>
        <w:t xml:space="preserve"> and </w:t>
      </w:r>
      <w:ins w:id="168" w:author="Unknown Author" w:date="2026-07-31T10:48:58Z">
        <w:r>
          <w:rPr/>
          <w:t>higher</w:t>
        </w:r>
      </w:ins>
      <w:del w:id="169" w:author="Unknown Author" w:date="2026-07-31T10:48:58Z">
        <w:r>
          <w:rPr>
            <w:rFonts w:ascii="Liberation Serif" w:hAnsi="Liberation Serif"/>
          </w:rPr>
          <w:delText>lower</w:delText>
        </w:r>
      </w:del>
      <w:r>
        <w:rPr/>
        <w:t xml:space="preserve"> </w:t>
      </w:r>
      <w:ins w:id="170" w:author="Unknown Author" w:date="2026-07-31T10:48:58Z">
        <w:r>
          <w:rPr/>
          <w:t>NIHSS</w:t>
        </w:r>
      </w:ins>
      <w:del w:id="171" w:author="Unknown Author" w:date="2026-07-31T10:48:58Z">
        <w:r>
          <w:rPr>
            <w:rFonts w:ascii="Liberation Serif" w:hAnsi="Liberation Serif"/>
          </w:rPr>
          <w:delText>rates</w:delText>
        </w:r>
      </w:del>
      <w:r>
        <w:rPr/>
        <w:t xml:space="preserve"> </w:t>
      </w:r>
      <w:ins w:id="172" w:author="Unknown Author" w:date="2026-07-31T10:48:58Z">
        <w:r>
          <w:rPr/>
          <w:t>scores</w:t>
        </w:r>
      </w:ins>
      <w:del w:id="173" w:author="Unknown Author" w:date="2026-07-31T10:48:58Z">
        <w:r>
          <w:rPr>
            <w:rFonts w:ascii="Liberation Serif" w:hAnsi="Liberation Serif"/>
          </w:rPr>
          <w:delText>of hypertension</w:delText>
        </w:r>
      </w:del>
      <w:r>
        <w:rPr/>
        <w:t xml:space="preserve"> as compared to those with right hemispheric ICH. There were 2487 (72%) patients in the cohort from ERICH and 990 (28%) from ATACH-2.</w:t>
      </w:r>
      <w:bookmarkEnd w:id="12"/>
    </w:p>
    <w:p>
      <w:pPr>
        <w:pStyle w:val="Heading3"/>
        <w:rPr/>
      </w:pPr>
      <w:bookmarkStart w:id="13" w:name="X1916834cd07f085dde90be7ab518c46c5d60659"/>
      <w:r>
        <w:rPr/>
        <w:t>Hemispheric Laterality and Neurosurgical Intervention</w:t>
      </w:r>
    </w:p>
    <w:p>
      <w:pPr>
        <w:pStyle w:val="FirstParagraph"/>
        <w:rPr/>
      </w:pPr>
      <w:r>
        <w:rPr/>
        <w:t xml:space="preserve">Associations between hemispheric laterality and primary and secondary outcomes are shown in Table 2. 86 (5.0%) patients with left hemispheric ICH underwent neurosurgical intervention, compared to 144 (8.2%) with right hemispheric ICH (aOR 1.65, 95% CrI 1.28–2.14). The posterior probability that the aOR exceeded 1 was &gt; 99.9%, and the posterior probability of a substantial difference (aOR &gt; 1.2) was 99.3%. </w:t>
      </w:r>
      <w:ins w:id="174" w:author="Unknown Author" w:date="2026-07-31T10:48:58Z">
        <w:r>
          <w:rPr/>
          <w:t>Less</w:t>
        </w:r>
      </w:ins>
      <w:del w:id="175" w:author="Unknown Author" w:date="2026-07-31T10:48:58Z">
        <w:r>
          <w:rPr>
            <w:rFonts w:ascii="Liberation Serif" w:hAnsi="Liberation Serif"/>
          </w:rPr>
          <w:delText>Fewer</w:delText>
        </w:r>
      </w:del>
      <w:r>
        <w:rPr/>
        <w:t xml:space="preserve"> than</w:t>
      </w:r>
      <w:del w:id="176" w:author="Unknown Author" w:date="2026-07-31T10:48:58Z">
        <w:r>
          <w:rPr>
            <w:rFonts w:ascii="Liberation Serif" w:hAnsi="Liberation Serif"/>
          </w:rPr>
          <w:delText xml:space="preserve"> &lt;</w:delText>
        </w:r>
      </w:del>
      <w:r>
        <w:rPr/>
        <w:t xml:space="preserve"> 0.1% of the posterior distribution fell within the ROPE.</w:t>
      </w:r>
    </w:p>
    <w:p>
      <w:pPr>
        <w:pStyle w:val="BodyText"/>
        <w:rPr/>
      </w:pPr>
      <w:r>
        <w:rPr/>
        <w:t>In exploratory subgroup analyses, the association between right hemispheric ICH and neurosurgical intervention remained directionally consistent across all evaluated ICH locations and source studies. Formal interaction analyses yielded wide credible intervals for the Ratio of Odds Ratios (ROR), providing insufficient evidence to conclude that the laterality effect differed meaningfully across these subgroups (Supplemental Table 10).</w:t>
      </w:r>
    </w:p>
    <w:p>
      <w:pPr>
        <w:pStyle w:val="BodyText"/>
        <w:rPr/>
      </w:pPr>
      <w:r>
        <w:rPr/>
        <w:t xml:space="preserve">Figure 1 displays the covariate-adjusted marginal predicted probabilities of neurosurgical intervention and the prior sensitivity analysis. Panel A shows the posterior distributions of covariate-adjusted absolute predicted probabilities of neurosurgical intervention for left and right hemispheric ICH under the neutral prior (left hemisphere: 4.86%, 95% CrI 3.98–5.84%; right hemisphere: 8.04%, 95% CrI 6.93–9.23%). Panel B shows the posterior distributions of the absolute </w:t>
      </w:r>
      <w:ins w:id="177" w:author="Unknown Author" w:date="2026-07-31T10:48:58Z">
        <w:r>
          <w:rPr/>
          <w:t xml:space="preserve">posterior </w:t>
        </w:r>
      </w:ins>
      <w:r>
        <w:rPr/>
        <w:t xml:space="preserve">probability difference (Right − Left) across all four prior specifications. Under the neutral prior, the median </w:t>
      </w:r>
      <w:ins w:id="178" w:author="Unknown Author" w:date="2026-07-31T10:48:58Z">
        <w:r>
          <w:rPr/>
          <w:t xml:space="preserve">posterior </w:t>
        </w:r>
      </w:ins>
      <w:r>
        <w:rPr/>
        <w:t xml:space="preserve">probability difference was 3.18 percentage points (95% CrI 1.75–4.62), with P(Right &gt; Left) exceeding 99.9%. Corresponding estimates were 2.21 percentage points (95% CrI 0.97–3.45) under the left-hemisphere prior, 2.84 percentage points (95% CrI 1.60–4.09) under the right-hemisphere prior, and 3.38 percentage points (95% CrI 1.90–4.89) under the diffuse prior, with P(Right &gt; Left) exceeding 99.9% under all specifications. Further details are available in Supplemental Tables </w:t>
      </w:r>
      <w:ins w:id="179" w:author="Unknown Author" w:date="2026-07-31T10:48:58Z">
        <w:r>
          <w:rPr/>
          <w:t>11</w:t>
        </w:r>
      </w:ins>
      <w:del w:id="180" w:author="Unknown Author" w:date="2026-07-31T10:48:58Z">
        <w:r>
          <w:rPr>
            <w:rFonts w:ascii="Liberation Serif" w:hAnsi="Liberation Serif"/>
          </w:rPr>
          <w:delText>14</w:delText>
        </w:r>
      </w:del>
      <w:r>
        <w:rPr/>
        <w:t>-</w:t>
      </w:r>
      <w:ins w:id="181" w:author="Unknown Author" w:date="2026-07-31T10:48:58Z">
        <w:r>
          <w:rPr/>
          <w:t>13</w:t>
        </w:r>
      </w:ins>
      <w:del w:id="182" w:author="Unknown Author" w:date="2026-07-31T10:48:58Z">
        <w:r>
          <w:rPr>
            <w:rFonts w:ascii="Liberation Serif" w:hAnsi="Liberation Serif"/>
          </w:rPr>
          <w:delText>17</w:delText>
        </w:r>
      </w:del>
      <w:r>
        <w:rPr/>
        <w:t>.</w:t>
      </w:r>
    </w:p>
    <w:p>
      <w:pPr>
        <w:pStyle w:val="BodyText"/>
        <w:rPr/>
      </w:pPr>
      <w:r>
        <w:rPr/>
        <w:t xml:space="preserve">In a sensitivity analysis restricted to the ATACH-2 cohort, a random intercept for the enrolling hospital was included to account for site-level clustering. The base model yielded an adjusted odds ratio of 2.23 (95% CrI: 1.31–3.76). With the inclusion of the site-level random effect, the adjusted odds ratio was 1.86 (95% CrI: 1.10–3.16). For this hierarchical model, the posterior probability </w:t>
      </w:r>
      <w:ins w:id="183" w:author="Unknown Author" w:date="2026-07-31T10:48:58Z">
        <w:r>
          <w:rPr/>
          <w:t>that</w:t>
        </w:r>
      </w:ins>
      <w:del w:id="184" w:author="Unknown Author" w:date="2026-07-31T10:48:58Z">
        <w:r>
          <w:rPr>
            <w:rFonts w:ascii="Liberation Serif" w:hAnsi="Liberation Serif"/>
          </w:rPr>
          <w:delText>of</w:delText>
        </w:r>
      </w:del>
      <w:r>
        <w:rPr/>
        <w:t xml:space="preserve"> </w:t>
      </w:r>
      <w:ins w:id="185" w:author="Unknown Author" w:date="2026-07-31T10:48:58Z">
        <w:r>
          <w:rPr/>
          <w:t>the</w:t>
        </w:r>
      </w:ins>
      <w:del w:id="186" w:author="Unknown Author" w:date="2026-07-31T10:48:58Z">
        <w:r>
          <w:rPr>
            <w:rFonts w:ascii="Liberation Serif" w:hAnsi="Liberation Serif"/>
          </w:rPr>
          <w:delText>any</w:delText>
        </w:r>
      </w:del>
      <w:r>
        <w:rPr/>
        <w:t xml:space="preserve"> </w:t>
      </w:r>
      <w:del w:id="187" w:author="Unknown Author" w:date="2026-07-31T10:48:58Z">
        <w:r>
          <w:rPr>
            <w:rFonts w:ascii="Liberation Serif" w:hAnsi="Liberation Serif"/>
          </w:rPr>
          <w:delText>directional effect (</w:delText>
        </w:r>
      </w:del>
      <w:r>
        <w:rPr/>
        <w:t xml:space="preserve">aOR </w:t>
      </w:r>
      <w:ins w:id="188" w:author="Unknown Author" w:date="2026-07-31T10:48:58Z">
        <w:r>
          <w:rPr/>
          <w:t>exceeded</w:t>
        </w:r>
      </w:ins>
      <w:del w:id="189" w:author="Unknown Author" w:date="2026-07-31T10:48:58Z">
        <w:r>
          <w:rPr>
            <w:rFonts w:ascii="Liberation Serif" w:hAnsi="Liberation Serif"/>
          </w:rPr>
          <w:delText>&gt;</w:delText>
        </w:r>
      </w:del>
      <w:r>
        <w:rPr/>
        <w:t xml:space="preserve"> 1</w:t>
      </w:r>
      <w:del w:id="190" w:author="Unknown Author" w:date="2026-07-31T10:48:58Z">
        <w:r>
          <w:rPr>
            <w:rFonts w:ascii="Liberation Serif" w:hAnsi="Liberation Serif"/>
          </w:rPr>
          <w:delText>)</w:delText>
        </w:r>
      </w:del>
      <w:r>
        <w:rPr/>
        <w:t xml:space="preserve"> was 99%, the posterior probability of an aOR &gt; 1.2 was </w:t>
      </w:r>
      <w:ins w:id="191" w:author="Unknown Author" w:date="2026-07-31T10:48:58Z">
        <w:r>
          <w:rPr/>
          <w:t>94.7</w:t>
        </w:r>
      </w:ins>
      <w:del w:id="192" w:author="Unknown Author" w:date="2026-07-31T10:48:58Z">
        <w:r>
          <w:rPr>
            <w:rFonts w:ascii="Liberation Serif" w:hAnsi="Liberation Serif"/>
          </w:rPr>
          <w:delText>95</w:delText>
        </w:r>
      </w:del>
      <w:r>
        <w:rPr/>
        <w:t>%, and 1</w:t>
      </w:r>
      <w:ins w:id="193" w:author="Unknown Author" w:date="2026-07-31T10:48:58Z">
        <w:r>
          <w:rPr/>
          <w:t>.2</w:t>
        </w:r>
      </w:ins>
      <w:r>
        <w:rPr/>
        <w:t>% of the posterior distribution fell within the region of practical equivalence (</w:t>
      </w:r>
      <w:ins w:id="194" w:author="Unknown Author" w:date="2026-07-31T10:48:58Z">
        <w:r>
          <w:rPr/>
          <w:t>Supplemental</w:t>
        </w:r>
      </w:ins>
      <w:del w:id="195" w:author="Unknown Author" w:date="2026-07-31T10:48:58Z">
        <w:r>
          <w:rPr>
            <w:rFonts w:ascii="Liberation Serif" w:hAnsi="Liberation Serif"/>
          </w:rPr>
          <w:delText>Supplementary</w:delText>
        </w:r>
      </w:del>
      <w:r>
        <w:rPr/>
        <w:t xml:space="preserve"> Table </w:t>
      </w:r>
      <w:ins w:id="196" w:author="Unknown Author" w:date="2026-07-31T10:48:58Z">
        <w:r>
          <w:rPr/>
          <w:t>19</w:t>
        </w:r>
      </w:ins>
      <w:del w:id="197" w:author="Unknown Author" w:date="2026-07-31T10:48:58Z">
        <w:r>
          <w:rPr>
            <w:rFonts w:ascii="Liberation Serif" w:hAnsi="Liberation Serif"/>
          </w:rPr>
          <w:delText>18</w:delText>
        </w:r>
      </w:del>
      <w:r>
        <w:rPr/>
        <w:t>)</w:t>
      </w:r>
      <w:ins w:id="198" w:author="Unknown Author" w:date="2026-07-31T10:48:58Z">
        <w:r>
          <w:rPr/>
          <w:t>.</w:t>
        </w:r>
      </w:ins>
      <w:bookmarkEnd w:id="13"/>
    </w:p>
    <w:p>
      <w:pPr>
        <w:pStyle w:val="Heading3"/>
        <w:rPr/>
      </w:pPr>
      <w:bookmarkStart w:id="14" w:name="X35a142ea301be59e62227349f8c14b571c0f47d"/>
      <w:r>
        <w:rPr/>
        <w:t>Hemispheric Laterality and Secondary Outcomes</w:t>
      </w:r>
    </w:p>
    <w:p>
      <w:pPr>
        <w:pStyle w:val="FirstParagraph"/>
        <w:rPr/>
      </w:pPr>
      <w:r>
        <w:rPr/>
        <w:t>A total of 236 (13.7%) with left hemispheric ICH had an EVD placed as compared to 272 (15.5%) with right hemispheric ICH (aOR 1.22, 95% CrI 1.04–1.44). The posterior probability that the aOR exceeded 1 was 99.2%, and the posterior probability of a substantial difference (aOR &gt; 1.2) was 58.2%. 3.3% of the posterior distribution fell within the ROPE.</w:t>
      </w:r>
    </w:p>
    <w:p>
      <w:pPr>
        <w:pStyle w:val="BodyText"/>
        <w:rPr/>
      </w:pPr>
      <w:r>
        <w:rPr/>
        <w:t>Median days on mechanical ventilation were 6 (3 – 12) and 6 (3 – 9) for left and right hemispheric ICH, respectively (IRR 0.99, 95% CrI 0.89–1.09). The posterior probability that the IRR exceeded 1 was 39%, and 65.6% of the posterior distribution fell within the ROPE.</w:t>
      </w:r>
    </w:p>
    <w:p>
      <w:pPr>
        <w:pStyle w:val="BodyText"/>
        <w:rPr/>
      </w:pPr>
      <w:r>
        <w:rPr/>
        <w:t>Rates of tracheostomy were similar between groups (19 (1.1%) left vs. 19 (1.1%) right; aOR 1.13 (0.66 - 1.91)), with a posterior probability that the aOR exceeded 1 of 67.2% and 13.1% of the posterior distribution within the ROPE. Rates of WLST (152 (8.8%) left vs. 143 (8.1%) right; aOR 0.95 (0.76 - 1.17)), early WLST (45 (2.6%) left vs. 39 (2.2%) right; aOR 0.93 (0.63 - 1.35)), and DNR orders (195 (11.3%) left vs. 202 (11.5%) right; aOR 1.01 (0.85 - 1.21)) were also similar across hemispheres, with P(aOR &gt; 1) of 30.2%, 34.5%, and 55.2%, respectively.</w:t>
      </w:r>
      <w:bookmarkEnd w:id="14"/>
    </w:p>
    <w:p>
      <w:pPr>
        <w:pStyle w:val="Heading3"/>
        <w:rPr/>
      </w:pPr>
      <w:bookmarkStart w:id="15" w:name="X497d2c87b36dfef7f34a746e297a0b417356437"/>
      <w:r>
        <w:rPr/>
        <w:t>Hemispheric Laterality and Functional Outcomes</w:t>
      </w:r>
    </w:p>
    <w:p>
      <w:pPr>
        <w:pStyle w:val="FirstParagraph"/>
        <w:rPr/>
      </w:pPr>
      <w:r>
        <w:rPr/>
        <w:t xml:space="preserve">Associations between hemispheric laterality and functional outcomes are shown in Table 3. The aOR for a worse mRS score at 90 days for right hemispheric ICH compared to left hemispheric ICH was 0.99 (95% CrI 0.98–1.00), with a posterior probability that the aOR exceeded 1 of 0.7% and &gt; 99.9% of the posterior distribution within the ROPE. Figure </w:t>
      </w:r>
      <w:ins w:id="199" w:author="Unknown Author" w:date="2026-07-31T10:48:58Z">
        <w:r>
          <w:rPr/>
          <w:t>2</w:t>
        </w:r>
      </w:ins>
      <w:del w:id="200" w:author="Unknown Author" w:date="2026-07-31T10:48:58Z">
        <w:r>
          <w:rPr>
            <w:rFonts w:ascii="Liberation Serif" w:hAnsi="Liberation Serif"/>
          </w:rPr>
          <w:delText>3</w:delText>
        </w:r>
      </w:del>
      <w:r>
        <w:rPr/>
        <w:t xml:space="preserve"> displays the covariate-adjusted absolute marginal </w:t>
      </w:r>
      <w:ins w:id="201" w:author="Unknown Author" w:date="2026-07-31T10:48:58Z">
        <w:r>
          <w:rPr/>
          <w:t>posterior</w:t>
        </w:r>
      </w:ins>
      <w:del w:id="202" w:author="Unknown Author" w:date="2026-07-31T10:48:58Z">
        <w:r>
          <w:rPr>
            <w:rFonts w:ascii="Liberation Serif" w:hAnsi="Liberation Serif"/>
          </w:rPr>
          <w:delText>predicted</w:delText>
        </w:r>
      </w:del>
      <w:r>
        <w:rPr/>
        <w:t xml:space="preserve"> </w:t>
      </w:r>
      <w:ins w:id="203" w:author="Unknown Author" w:date="2026-07-31T10:48:58Z">
        <w:r>
          <w:rPr/>
          <w:t>probability</w:t>
        </w:r>
      </w:ins>
      <w:del w:id="204" w:author="Unknown Author" w:date="2026-07-31T10:48:58Z">
        <w:r>
          <w:rPr>
            <w:rFonts w:ascii="Liberation Serif" w:hAnsi="Liberation Serif"/>
          </w:rPr>
          <w:delText>cumulative</w:delText>
        </w:r>
      </w:del>
      <w:r>
        <w:rPr/>
        <w:t xml:space="preserve"> distributions of mRS at 90 days for left and right hemispheric ICH under the neutral prior.</w:t>
      </w:r>
    </w:p>
    <w:p>
      <w:pPr>
        <w:pStyle w:val="BodyText"/>
        <w:rPr/>
      </w:pPr>
      <w:r>
        <w:rPr/>
        <w:t xml:space="preserve">For Mobility and Self-Care, the posterior probability that the aOR exceeded 1 was &gt; 99.9% for both domains (aOR 1.03, 95% CrI 1.01–1.05 for Mobility; aOR 1.03 (1.02 - 1.05) for Self-Care), with a posterior probability of a substantial difference (aOR &gt; 1.2) of &lt; 0.1% for both, and 98.3% and 96.4% of the posterior distributions within the ROPE, respectively. For Pain/Discomfort, the aOR was 1.06 (1.01 - 1.11) with P(aOR &gt; 1) of 99.1% and 38.3% of the posterior distribution within the ROPE. For Anxiety/Depression, the aOR was 1.04 (0.99 - 1.09) with P(aOR &gt; 1) of 95.3% and 64% of the posterior distribution within the ROPE. For Usual Activities, the aOR was 0.99 (0.99 - 1.00) with P(aOR &gt; 1) of 3.1% and &gt; 99.9% of the posterior distribution within the ROPE. For the </w:t>
      </w:r>
      <w:ins w:id="205" w:author="Unknown Author" w:date="2026-07-31T10:48:58Z">
        <w:r>
          <w:rPr/>
          <w:t>EQ-</w:t>
        </w:r>
      </w:ins>
      <w:del w:id="206" w:author="Unknown Author" w:date="2026-07-31T10:48:58Z">
        <w:r>
          <w:rPr>
            <w:rFonts w:ascii="Liberation Serif" w:hAnsi="Liberation Serif"/>
          </w:rPr>
          <w:delText xml:space="preserve">Euro </w:delText>
        </w:r>
      </w:del>
      <w:r>
        <w:rPr/>
        <w:t>VAS, the estimated mean difference was -1.7 points (95% CrI -3.6–0.2), with a posterior probability of 96.1% that right hemispheric ICH was associated with a lower score, 62.3% of the posterior distribution within the ROPE, and a posterior probability of a substantial difference (mean difference &lt; −5 points) of &lt; 0.1%.</w:t>
      </w:r>
    </w:p>
    <w:p>
      <w:pPr>
        <w:pStyle w:val="BodyText"/>
        <w:rPr/>
      </w:pPr>
      <w:r>
        <w:rPr/>
        <w:t xml:space="preserve">Results from sensitivity analyses using alternative priors and complete case analysis are presented in Supplemental Tables </w:t>
      </w:r>
      <w:del w:id="207" w:author="Unknown Author" w:date="2026-07-31T10:48:58Z">
        <w:r>
          <w:rPr>
            <w:rFonts w:ascii="Liberation Serif" w:hAnsi="Liberation Serif"/>
          </w:rPr>
          <w:delText>11-</w:delText>
        </w:r>
      </w:del>
      <w:r>
        <w:rPr/>
        <w:t>14</w:t>
      </w:r>
      <w:ins w:id="208" w:author="Unknown Author" w:date="2026-07-31T10:48:58Z">
        <w:r>
          <w:rPr/>
          <w:t>-16,</w:t>
        </w:r>
      </w:ins>
      <w:r>
        <w:rPr/>
        <w:t xml:space="preserve"> </w:t>
      </w:r>
      <w:ins w:id="209" w:author="Unknown Author" w:date="2026-07-31T10:48:58Z">
        <w:r>
          <w:rPr/>
          <w:t xml:space="preserve">18 </w:t>
        </w:r>
      </w:ins>
      <w:r>
        <w:rPr/>
        <w:t>and are</w:t>
      </w:r>
      <w:ins w:id="210" w:author="Unknown Author" w:date="2026-07-31T10:48:58Z">
        <w:r>
          <w:rPr/>
          <w:t xml:space="preserve"> directionally</w:t>
        </w:r>
      </w:ins>
      <w:r>
        <w:rPr/>
        <w:t xml:space="preserve"> consistent with these results.</w:t>
      </w:r>
      <w:bookmarkEnd w:id="11"/>
      <w:bookmarkEnd w:id="15"/>
    </w:p>
    <w:p>
      <w:pPr>
        <w:pStyle w:val="Heading2"/>
        <w:rPr/>
      </w:pPr>
      <w:bookmarkStart w:id="16" w:name="discussion"/>
      <w:r>
        <w:rPr/>
        <w:t>Discussion</w:t>
      </w:r>
    </w:p>
    <w:p>
      <w:pPr>
        <w:pStyle w:val="FirstParagraph"/>
        <w:rPr/>
      </w:pPr>
      <w:r>
        <w:rPr/>
        <w:t>In this pooled analysis of 3477 patients with ICH, we observed an association between right hemispheric ICH and a higher likelihood of receiving neurosurgical intervention compared to left hemispheric ICH. Specifically, patients with right hemispheric ICH had 1.65 times the adjusted odds of receiving a neurosurgical intervention and 1.22 times the adjusted odds of receiving an EVD</w:t>
      </w:r>
      <w:ins w:id="211" w:author="Unknown Author" w:date="2026-07-31T10:48:58Z">
        <w:r>
          <w:rPr/>
          <w:t>, although this was a more modest association</w:t>
        </w:r>
      </w:ins>
      <w:r>
        <w:rPr/>
        <w:t xml:space="preserve">. This </w:t>
      </w:r>
      <w:ins w:id="212" w:author="Unknown Author" w:date="2026-07-31T10:48:58Z">
        <w:r>
          <w:rPr/>
          <w:t>finding</w:t>
        </w:r>
      </w:ins>
      <w:del w:id="213" w:author="Unknown Author" w:date="2026-07-31T10:48:58Z">
        <w:r>
          <w:rPr>
            <w:rFonts w:ascii="Liberation Serif" w:hAnsi="Liberation Serif"/>
          </w:rPr>
          <w:delText>association</w:delText>
        </w:r>
      </w:del>
      <w:r>
        <w:rPr/>
        <w:t xml:space="preserve"> was directionally consistent across ICH locations, study cohorts, and prior specifications, though incorporating a hospital-level random intercept to account for site-level clustering modestly attenuated the effect. Despite </w:t>
      </w:r>
      <w:ins w:id="214" w:author="Unknown Author" w:date="2026-07-31T10:48:58Z">
        <w:r>
          <w:rPr/>
          <w:t>lower</w:t>
        </w:r>
      </w:ins>
      <w:del w:id="215" w:author="Unknown Author" w:date="2026-07-31T10:48:58Z">
        <w:r>
          <w:rPr>
            <w:rFonts w:ascii="Liberation Serif" w:hAnsi="Liberation Serif"/>
          </w:rPr>
          <w:delText>less</w:delText>
        </w:r>
      </w:del>
      <w:r>
        <w:rPr/>
        <w:t xml:space="preserve"> </w:t>
      </w:r>
      <w:ins w:id="216" w:author="Unknown Author" w:date="2026-07-31T10:48:58Z">
        <w:r>
          <w:rPr/>
          <w:t>rates</w:t>
        </w:r>
      </w:ins>
      <w:del w:id="217" w:author="Unknown Author" w:date="2026-07-31T10:48:58Z">
        <w:r>
          <w:rPr>
            <w:rFonts w:ascii="Liberation Serif" w:hAnsi="Liberation Serif"/>
          </w:rPr>
          <w:delText>aggressive</w:delText>
        </w:r>
      </w:del>
      <w:r>
        <w:rPr/>
        <w:t xml:space="preserve"> </w:t>
      </w:r>
      <w:ins w:id="218" w:author="Unknown Author" w:date="2026-07-31T10:48:58Z">
        <w:r>
          <w:rPr/>
          <w:t xml:space="preserve">of </w:t>
        </w:r>
      </w:ins>
      <w:r>
        <w:rPr/>
        <w:t xml:space="preserve">surgical </w:t>
      </w:r>
      <w:ins w:id="219" w:author="Unknown Author" w:date="2026-07-31T10:48:58Z">
        <w:r>
          <w:rPr/>
          <w:t>intervention</w:t>
        </w:r>
      </w:ins>
      <w:del w:id="220" w:author="Unknown Author" w:date="2026-07-31T10:48:58Z">
        <w:r>
          <w:rPr>
            <w:rFonts w:ascii="Liberation Serif" w:hAnsi="Liberation Serif"/>
          </w:rPr>
          <w:delText>management,</w:delText>
        </w:r>
      </w:del>
      <w:r>
        <w:rPr/>
        <w:t xml:space="preserve"> </w:t>
      </w:r>
      <w:ins w:id="221" w:author="Unknown Author" w:date="2026-07-31T10:48:58Z">
        <w:r>
          <w:rPr/>
          <w:t>in</w:t>
        </w:r>
      </w:ins>
      <w:del w:id="222" w:author="Unknown Author" w:date="2026-07-31T10:48:58Z">
        <w:r>
          <w:rPr>
            <w:rFonts w:ascii="Liberation Serif" w:hAnsi="Liberation Serif"/>
          </w:rPr>
          <w:delText>patients</w:delText>
        </w:r>
      </w:del>
      <w:r>
        <w:rPr/>
        <w:t xml:space="preserve"> </w:t>
      </w:r>
      <w:del w:id="223" w:author="Unknown Author" w:date="2026-07-31T10:48:58Z">
        <w:r>
          <w:rPr>
            <w:rFonts w:ascii="Liberation Serif" w:hAnsi="Liberation Serif"/>
          </w:rPr>
          <w:delText xml:space="preserve">with </w:delText>
        </w:r>
      </w:del>
      <w:r>
        <w:rPr/>
        <w:t>left hemispheric ICH</w:t>
      </w:r>
      <w:ins w:id="224" w:author="Unknown Author" w:date="2026-07-31T10:48:58Z">
        <w:r>
          <w:rPr/>
          <w:t>,</w:t>
        </w:r>
      </w:ins>
      <w:r>
        <w:rPr/>
        <w:t xml:space="preserve"> </w:t>
      </w:r>
      <w:ins w:id="225" w:author="Unknown Author" w:date="2026-07-31T10:48:58Z">
        <w:r>
          <w:rPr/>
          <w:t>there</w:t>
        </w:r>
      </w:ins>
      <w:del w:id="226" w:author="Unknown Author" w:date="2026-07-31T10:48:58Z">
        <w:r>
          <w:rPr>
            <w:rFonts w:ascii="Liberation Serif" w:hAnsi="Liberation Serif"/>
          </w:rPr>
          <w:delText>demonstrated</w:delText>
        </w:r>
      </w:del>
      <w:r>
        <w:rPr/>
        <w:t xml:space="preserve"> </w:t>
      </w:r>
      <w:ins w:id="227" w:author="Unknown Author" w:date="2026-07-31T10:48:58Z">
        <w:r>
          <w:rPr/>
          <w:t>was</w:t>
        </w:r>
      </w:ins>
      <w:del w:id="228" w:author="Unknown Author" w:date="2026-07-31T10:48:58Z">
        <w:r>
          <w:rPr>
            <w:rFonts w:ascii="Liberation Serif" w:hAnsi="Liberation Serif"/>
          </w:rPr>
          <w:delText>similar</w:delText>
        </w:r>
      </w:del>
      <w:r>
        <w:rPr/>
        <w:t xml:space="preserve"> </w:t>
      </w:r>
      <w:ins w:id="229" w:author="Unknown Author" w:date="2026-07-31T10:48:58Z">
        <w:r>
          <w:rPr/>
          <w:t xml:space="preserve">no meaningful difference in </w:t>
        </w:r>
      </w:ins>
      <w:r>
        <w:rPr/>
        <w:t xml:space="preserve">90-day functional outcomes </w:t>
      </w:r>
      <w:ins w:id="230" w:author="Unknown Author" w:date="2026-07-31T10:48:58Z">
        <w:r>
          <w:rPr/>
          <w:t>in</w:t>
        </w:r>
      </w:ins>
      <w:del w:id="231" w:author="Unknown Author" w:date="2026-07-31T10:48:58Z">
        <w:r>
          <w:rPr>
            <w:rFonts w:ascii="Liberation Serif" w:hAnsi="Liberation Serif"/>
          </w:rPr>
          <w:delText>and</w:delText>
        </w:r>
      </w:del>
      <w:r>
        <w:rPr/>
        <w:t xml:space="preserve"> </w:t>
      </w:r>
      <w:ins w:id="232" w:author="Unknown Author" w:date="2026-07-31T10:48:58Z">
        <w:r>
          <w:rPr/>
          <w:t>patients</w:t>
        </w:r>
      </w:ins>
      <w:del w:id="233" w:author="Unknown Author" w:date="2026-07-31T10:48:58Z">
        <w:r>
          <w:rPr>
            <w:rFonts w:ascii="Liberation Serif" w:hAnsi="Liberation Serif"/>
          </w:rPr>
          <w:delText>potentially</w:delText>
        </w:r>
      </w:del>
      <w:r>
        <w:rPr/>
        <w:t xml:space="preserve"> </w:t>
      </w:r>
      <w:ins w:id="234" w:author="Unknown Author" w:date="2026-07-31T10:48:58Z">
        <w:r>
          <w:rPr/>
          <w:t>with</w:t>
        </w:r>
      </w:ins>
      <w:del w:id="235" w:author="Unknown Author" w:date="2026-07-31T10:48:58Z">
        <w:r>
          <w:rPr>
            <w:rFonts w:ascii="Liberation Serif" w:hAnsi="Liberation Serif"/>
          </w:rPr>
          <w:delText>better</w:delText>
        </w:r>
      </w:del>
      <w:r>
        <w:rPr/>
        <w:t xml:space="preserve"> </w:t>
      </w:r>
      <w:ins w:id="236" w:author="Unknown Author" w:date="2026-07-31T10:48:58Z">
        <w:r>
          <w:rPr/>
          <w:t>left</w:t>
        </w:r>
      </w:ins>
      <w:del w:id="237" w:author="Unknown Author" w:date="2026-07-31T10:48:58Z">
        <w:r>
          <w:rPr>
            <w:rFonts w:ascii="Liberation Serif" w:hAnsi="Liberation Serif"/>
          </w:rPr>
          <w:delText>quality</w:delText>
        </w:r>
      </w:del>
      <w:r>
        <w:rPr/>
        <w:t xml:space="preserve"> </w:t>
      </w:r>
      <w:ins w:id="238" w:author="Unknown Author" w:date="2026-07-31T10:48:58Z">
        <w:r>
          <w:rPr/>
          <w:t>and</w:t>
        </w:r>
      </w:ins>
      <w:del w:id="239" w:author="Unknown Author" w:date="2026-07-31T10:48:58Z">
        <w:r>
          <w:rPr>
            <w:rFonts w:ascii="Liberation Serif" w:hAnsi="Liberation Serif"/>
          </w:rPr>
          <w:delText>of</w:delText>
        </w:r>
      </w:del>
      <w:r>
        <w:rPr/>
        <w:t xml:space="preserve"> </w:t>
      </w:r>
      <w:ins w:id="240" w:author="Unknown Author" w:date="2026-07-31T10:48:58Z">
        <w:r>
          <w:rPr/>
          <w:t>right</w:t>
        </w:r>
      </w:ins>
      <w:del w:id="241" w:author="Unknown Author" w:date="2026-07-31T10:48:58Z">
        <w:r>
          <w:rPr>
            <w:rFonts w:ascii="Liberation Serif" w:hAnsi="Liberation Serif"/>
          </w:rPr>
          <w:delText>life</w:delText>
        </w:r>
      </w:del>
      <w:r>
        <w:rPr/>
        <w:t xml:space="preserve"> </w:t>
      </w:r>
      <w:ins w:id="242" w:author="Unknown Author" w:date="2026-07-31T10:48:58Z">
        <w:r>
          <w:rPr/>
          <w:t>hemispheric ICH</w:t>
        </w:r>
      </w:ins>
      <w:del w:id="243" w:author="Unknown Author" w:date="2026-07-31T10:48:58Z">
        <w:r>
          <w:rPr>
            <w:rFonts w:ascii="Liberation Serif" w:hAnsi="Liberation Serif"/>
          </w:rPr>
          <w:delText>measures</w:delText>
        </w:r>
      </w:del>
      <w:r>
        <w:rPr/>
        <w:t xml:space="preserve">. This </w:t>
      </w:r>
      <w:ins w:id="244" w:author="Unknown Author" w:date="2026-07-31T10:48:58Z">
        <w:r>
          <w:rPr/>
          <w:t>finding</w:t>
        </w:r>
      </w:ins>
      <w:del w:id="245" w:author="Unknown Author" w:date="2026-07-31T10:48:58Z">
        <w:r>
          <w:rPr>
            <w:rFonts w:ascii="Liberation Serif" w:hAnsi="Liberation Serif"/>
          </w:rPr>
          <w:delText>equivalence</w:delText>
        </w:r>
      </w:del>
      <w:r>
        <w:rPr/>
        <w:t xml:space="preserve"> aligns with previous literature in both ICH and ischemic stroke, where a clear association between hemispheric laterality and functional outcomes has often been difficult to establish.</w:t>
      </w:r>
      <w:del w:id="246" w:author="Unknown Author" w:date="2026-07-31T10:48:58Z">
        <w:r>
          <w:rPr>
            <w:rFonts w:ascii="Liberation Serif" w:hAnsi="Liberation Serif"/>
            <w:vertAlign w:val="superscript"/>
          </w:rPr>
          <w:delText>9,</w:delText>
        </w:r>
      </w:del>
      <w:r>
        <w:rPr>
          <w:vertAlign w:val="superscript"/>
        </w:rPr>
        <w:t>10,</w:t>
      </w:r>
      <w:ins w:id="247" w:author="Unknown Author" w:date="2026-07-31T10:48:58Z">
        <w:r>
          <w:rPr>
            <w:vertAlign w:val="superscript"/>
          </w:rPr>
          <w:t>11</w:t>
        </w:r>
      </w:ins>
      <w:del w:id="248" w:author="Unknown Author" w:date="2026-07-31T10:48:58Z">
        <w:r>
          <w:rPr>
            <w:rFonts w:ascii="Liberation Serif" w:hAnsi="Liberation Serif"/>
            <w:vertAlign w:val="superscript"/>
          </w:rPr>
          <w:delText>12</w:delText>
        </w:r>
      </w:del>
      <w:r>
        <w:rPr>
          <w:vertAlign w:val="superscript"/>
        </w:rPr>
        <w:t>,</w:t>
      </w:r>
      <w:ins w:id="249" w:author="Unknown Author" w:date="2026-07-31T10:48:58Z">
        <w:r>
          <w:rPr>
            <w:vertAlign w:val="superscript"/>
          </w:rPr>
          <w:t>13</w:t>
        </w:r>
      </w:ins>
      <w:del w:id="250" w:author="Unknown Author" w:date="2026-07-31T10:48:58Z">
        <w:r>
          <w:rPr>
            <w:rFonts w:ascii="Liberation Serif" w:hAnsi="Liberation Serif"/>
            <w:vertAlign w:val="superscript"/>
          </w:rPr>
          <w:delText>22</w:delText>
        </w:r>
      </w:del>
      <w:r>
        <w:rPr>
          <w:vertAlign w:val="superscript"/>
        </w:rPr>
        <w:t>,</w:t>
      </w:r>
      <w:ins w:id="251" w:author="Unknown Author" w:date="2026-07-31T10:48:58Z">
        <w:r>
          <w:rPr>
            <w:vertAlign w:val="superscript"/>
          </w:rPr>
          <w:t>25,26</w:t>
        </w:r>
      </w:ins>
      <w:del w:id="252" w:author="Unknown Author" w:date="2026-07-31T10:48:58Z">
        <w:r>
          <w:rPr>
            <w:rFonts w:ascii="Liberation Serif" w:hAnsi="Liberation Serif"/>
            <w:vertAlign w:val="superscript"/>
          </w:rPr>
          <w:delText>23</w:delText>
        </w:r>
      </w:del>
    </w:p>
    <w:p>
      <w:pPr>
        <w:pStyle w:val="BodyText"/>
        <w:rPr/>
      </w:pPr>
      <w:r>
        <w:rPr/>
        <w:t xml:space="preserve">The exact mechanisms driving these associations remain unclear, and the observational nature of the data precludes causal inferences. In both the ATACH-2 and ERICH studies, neurosurgical candidacy was not governed by strict trial protocols but was left entirely to clinician discretion. Furthermore, ATACH-2 excluded patients who required immediate, life-saving hematoma evacuation upon presentation. </w:t>
      </w:r>
      <w:ins w:id="253" w:author="Unknown Author" w:date="2026-07-31T10:48:58Z">
        <w:r>
          <w:rPr/>
          <w:t>Therefore,</w:t>
        </w:r>
      </w:ins>
      <w:del w:id="254" w:author="Unknown Author" w:date="2026-07-31T10:48:58Z">
        <w:r>
          <w:rPr>
            <w:rFonts w:ascii="Liberation Serif" w:hAnsi="Liberation Serif"/>
          </w:rPr>
          <w:delText>The</w:delText>
        </w:r>
      </w:del>
      <w:r>
        <w:rPr/>
        <w:t xml:space="preserve"> </w:t>
      </w:r>
      <w:ins w:id="255" w:author="Unknown Author" w:date="2026-07-31T10:48:58Z">
        <w:r>
          <w:rPr/>
          <w:t xml:space="preserve">the </w:t>
        </w:r>
      </w:ins>
      <w:r>
        <w:rPr/>
        <w:t xml:space="preserve">observed </w:t>
      </w:r>
      <w:ins w:id="256" w:author="Unknown Author" w:date="2026-07-31T10:48:58Z">
        <w:r>
          <w:rPr/>
          <w:t>association</w:t>
        </w:r>
      </w:ins>
      <w:del w:id="257" w:author="Unknown Author" w:date="2026-07-31T10:48:58Z">
        <w:r>
          <w:rPr>
            <w:rFonts w:ascii="Liberation Serif" w:hAnsi="Liberation Serif"/>
          </w:rPr>
          <w:delText>disparity</w:delText>
        </w:r>
      </w:del>
      <w:r>
        <w:rPr/>
        <w:t xml:space="preserve"> in our cohort likely reflects a complex interplay of clinical triage, unmeasured anatomical severity, and shared decision-making rather than isolated treatment bias.</w:t>
      </w:r>
    </w:p>
    <w:p>
      <w:pPr>
        <w:pStyle w:val="BodyText"/>
        <w:rPr/>
      </w:pPr>
      <w:r>
        <w:rPr/>
        <w:t xml:space="preserve">One plausible explanation for this </w:t>
      </w:r>
      <w:ins w:id="258" w:author="Unknown Author" w:date="2026-07-31T10:48:58Z">
        <w:r>
          <w:rPr/>
          <w:t>association</w:t>
        </w:r>
      </w:ins>
      <w:del w:id="259" w:author="Unknown Author" w:date="2026-07-31T10:48:58Z">
        <w:r>
          <w:rPr>
            <w:rFonts w:ascii="Liberation Serif" w:hAnsi="Liberation Serif"/>
          </w:rPr>
          <w:delText>disparity</w:delText>
        </w:r>
      </w:del>
      <w:r>
        <w:rPr/>
        <w:t xml:space="preserve"> involves language-related prognostic framing. Left-hemispheric ICH is frequently associated with aphasia, a deficit that clinicians, patients, and families historically weigh heavily when anticipating long-term quality of life.</w:t>
      </w:r>
      <w:ins w:id="260" w:author="Unknown Author" w:date="2026-07-31T10:48:58Z">
        <w:r>
          <w:rPr>
            <w:vertAlign w:val="superscript"/>
          </w:rPr>
          <w:t>27</w:t>
        </w:r>
      </w:ins>
      <w:del w:id="261" w:author="Unknown Author" w:date="2026-07-31T10:48:58Z">
        <w:r>
          <w:rPr>
            <w:rFonts w:ascii="Liberation Serif" w:hAnsi="Liberation Serif"/>
            <w:vertAlign w:val="superscript"/>
          </w:rPr>
          <w:delText>24</w:delText>
        </w:r>
      </w:del>
      <w:r>
        <w:rPr>
          <w:vertAlign w:val="superscript"/>
        </w:rPr>
        <w:t>–</w:t>
      </w:r>
      <w:ins w:id="262" w:author="Unknown Author" w:date="2026-07-31T10:48:58Z">
        <w:r>
          <w:rPr>
            <w:vertAlign w:val="superscript"/>
          </w:rPr>
          <w:t>29</w:t>
        </w:r>
      </w:ins>
      <w:del w:id="263" w:author="Unknown Author" w:date="2026-07-31T10:48:58Z">
        <w:r>
          <w:rPr>
            <w:rFonts w:ascii="Liberation Serif" w:hAnsi="Liberation Serif"/>
            <w:vertAlign w:val="superscript"/>
          </w:rPr>
          <w:delText>26</w:delText>
        </w:r>
      </w:del>
      <w:r>
        <w:rPr/>
        <w:t xml:space="preserve"> Prognostic framing that emphasizes the risk of severe aphasia may heavily influence surrogate decision-makers during early goals-of-care discussions, potentially driving lower intervention rates. This dynamic is consistent with the well-characterized self-fulfilling prophecy in neurocritical care. Conversely, severe neglect—which commonly complicates right-hemispheric lesions and profoundly impairs mobility and self-care—may be less frequently emphasized as a barrier to surgical candidacy, despite its distinct impact on caregiver burden and long-term disability.</w:t>
      </w:r>
    </w:p>
    <w:p>
      <w:pPr>
        <w:pStyle w:val="BodyText"/>
        <w:rPr/>
      </w:pPr>
      <w:r>
        <w:rPr/>
        <w:t xml:space="preserve">This study has several important limitations. First, we lacked granular data on </w:t>
      </w:r>
      <w:ins w:id="264" w:author="Unknown Author" w:date="2026-07-31T10:48:58Z">
        <w:r>
          <w:rPr/>
          <w:t>variables</w:t>
        </w:r>
      </w:ins>
      <w:del w:id="265" w:author="Unknown Author" w:date="2026-07-31T10:48:58Z">
        <w:r>
          <w:rPr>
            <w:rFonts w:ascii="Liberation Serif" w:hAnsi="Liberation Serif"/>
          </w:rPr>
          <w:delText>critical</w:delText>
        </w:r>
      </w:del>
      <w:r>
        <w:rPr/>
        <w:t xml:space="preserve"> </w:t>
      </w:r>
      <w:ins w:id="266" w:author="Unknown Author" w:date="2026-07-31T10:48:58Z">
        <w:r>
          <w:rPr/>
          <w:t>that</w:t>
        </w:r>
      </w:ins>
      <w:del w:id="267" w:author="Unknown Author" w:date="2026-07-31T10:48:58Z">
        <w:r>
          <w:rPr>
            <w:rFonts w:ascii="Liberation Serif" w:hAnsi="Liberation Serif"/>
          </w:rPr>
          <w:delText>confounders</w:delText>
        </w:r>
      </w:del>
      <w:r>
        <w:rPr/>
        <w:t xml:space="preserve"> </w:t>
      </w:r>
      <w:ins w:id="268" w:author="Unknown Author" w:date="2026-07-31T10:48:58Z">
        <w:r>
          <w:rPr/>
          <w:t xml:space="preserve">shape surgical decision-making </w:t>
        </w:r>
      </w:ins>
      <w:r>
        <w:rPr/>
        <w:t xml:space="preserve">such as </w:t>
      </w:r>
      <w:del w:id="269" w:author="Unknown Author" w:date="2026-07-31T10:48:58Z">
        <w:r>
          <w:rPr>
            <w:rFonts w:ascii="Liberation Serif" w:hAnsi="Liberation Serif"/>
          </w:rPr>
          <w:delText xml:space="preserve">specific </w:delText>
        </w:r>
      </w:del>
      <w:r>
        <w:rPr/>
        <w:t>mass effect</w:t>
      </w:r>
      <w:del w:id="270" w:author="Unknown Author" w:date="2026-07-31T10:48:58Z">
        <w:r>
          <w:rPr>
            <w:rFonts w:ascii="Liberation Serif" w:hAnsi="Liberation Serif"/>
          </w:rPr>
          <w:delText xml:space="preserve"> trajectories</w:delText>
        </w:r>
      </w:del>
      <w:r>
        <w:rPr/>
        <w:t xml:space="preserve">, degree of midline shift, hydrocephalus, and explicit family preferences. These unmeasured </w:t>
      </w:r>
      <w:ins w:id="271" w:author="Unknown Author" w:date="2026-07-31T10:48:58Z">
        <w:r>
          <w:rPr/>
          <w:t>factors</w:t>
        </w:r>
      </w:ins>
      <w:del w:id="272" w:author="Unknown Author" w:date="2026-07-31T10:48:58Z">
        <w:r>
          <w:rPr>
            <w:rFonts w:ascii="Liberation Serif" w:hAnsi="Liberation Serif"/>
          </w:rPr>
          <w:delText>clinical</w:delText>
        </w:r>
      </w:del>
      <w:r>
        <w:rPr/>
        <w:t xml:space="preserve"> </w:t>
      </w:r>
      <w:del w:id="273" w:author="Unknown Author" w:date="2026-07-31T10:48:58Z">
        <w:r>
          <w:rPr>
            <w:rFonts w:ascii="Liberation Serif" w:hAnsi="Liberation Serif"/>
          </w:rPr>
          <w:delText xml:space="preserve">nuances are primary drivers of surgical decision-making and </w:delText>
        </w:r>
      </w:del>
      <w:r>
        <w:rPr/>
        <w:t xml:space="preserve">could independently influence both perceived </w:t>
      </w:r>
      <w:ins w:id="274" w:author="Unknown Author" w:date="2026-07-31T10:48:58Z">
        <w:r>
          <w:rPr/>
          <w:t xml:space="preserve">surgical </w:t>
        </w:r>
      </w:ins>
      <w:r>
        <w:rPr/>
        <w:t>candidacy and</w:t>
      </w:r>
      <w:ins w:id="275" w:author="Unknown Author" w:date="2026-07-31T10:48:58Z">
        <w:r>
          <w:rPr/>
          <w:t xml:space="preserve"> functional</w:t>
        </w:r>
      </w:ins>
      <w:r>
        <w:rPr/>
        <w:t xml:space="preserve"> outcomes. Second, we relied on hemispheric laterality as an imperfect proxy for true language dominance; because handedness data were unavailable, the expected 5–10% of patients with atypical dominance likely introduced non-differential misclassification, biasing our estimates toward the null. Third, absolute surgical event rates in this cohort were relatively low. Consequently, it is unclear if these associations are transportable to contemporary, unselected ICH populations or to patients with moderate-to-severe ICH who possess immediate indications for emergent surgery. Finally, attitudes toward disability and the frameworks used for shared decision-making carry significant cultural nuance, and our findings—derived primarily from cohorts in the United States—may not generalize across diverse global and socioeconomic settings.</w:t>
      </w:r>
    </w:p>
    <w:p>
      <w:pPr>
        <w:pStyle w:val="BodyText"/>
        <w:rPr/>
      </w:pPr>
      <w:r>
        <w:rPr/>
        <w:t>With recent randomized trials demonstrating the benefit of hematoma evacuation and decompressive craniectomy in appropriately selected ICH patients</w:t>
      </w:r>
      <w:r>
        <w:rPr>
          <w:vertAlign w:val="superscript"/>
        </w:rPr>
        <w:t>3,4</w:t>
      </w:r>
      <w:r>
        <w:rPr/>
        <w:t>, understanding the specific drivers of discretionary surgical decisions is increasingly critical. Future research should prospectively investigate the precise clinical criteria used to determine surgical candidacy, while also exploring the details of prognostic framing and shared decision-making across varying cultural contexts to ensure equitable and evidence-based neurosurgical care.</w:t>
      </w:r>
      <w:bookmarkEnd w:id="16"/>
    </w:p>
    <w:p>
      <w:pPr>
        <w:pStyle w:val="Heading2"/>
        <w:rPr/>
      </w:pPr>
      <w:bookmarkStart w:id="17" w:name="conclusions"/>
      <w:r>
        <w:rPr/>
        <w:t>Conclusions</w:t>
      </w:r>
    </w:p>
    <w:p>
      <w:pPr>
        <w:pStyle w:val="FirstParagraph"/>
        <w:rPr/>
      </w:pPr>
      <w:r>
        <w:rPr/>
        <w:t xml:space="preserve">In this post-hoc observational analysis, right hemispheric ICH was associated with a higher likelihood of neurosurgical intervention compared to left hemispheric ICH. However, 90-day functional outcomes were similar across hemispheres. While these findings highlight a </w:t>
      </w:r>
      <w:del w:id="276" w:author="Unknown Author" w:date="2026-07-31T10:48:58Z">
        <w:r>
          <w:rPr>
            <w:rFonts w:ascii="Liberation Serif" w:hAnsi="Liberation Serif"/>
          </w:rPr>
          <w:delText xml:space="preserve">potential </w:delText>
        </w:r>
      </w:del>
      <w:r>
        <w:rPr/>
        <w:t>laterality-</w:t>
      </w:r>
      <w:ins w:id="277" w:author="Unknown Author" w:date="2026-07-31T10:48:58Z">
        <w:r>
          <w:rPr/>
          <w:t>associated</w:t>
        </w:r>
      </w:ins>
      <w:del w:id="278" w:author="Unknown Author" w:date="2026-07-31T10:48:58Z">
        <w:r>
          <w:rPr>
            <w:rFonts w:ascii="Liberation Serif" w:hAnsi="Liberation Serif"/>
          </w:rPr>
          <w:delText>driven</w:delText>
        </w:r>
      </w:del>
      <w:r>
        <w:rPr/>
        <w:t xml:space="preserve"> </w:t>
      </w:r>
      <w:ins w:id="279" w:author="Unknown Author" w:date="2026-07-31T10:48:58Z">
        <w:r>
          <w:rPr/>
          <w:t>variation</w:t>
        </w:r>
      </w:ins>
      <w:del w:id="280" w:author="Unknown Author" w:date="2026-07-31T10:48:58Z">
        <w:r>
          <w:rPr>
            <w:rFonts w:ascii="Liberation Serif" w:hAnsi="Liberation Serif"/>
          </w:rPr>
          <w:delText>disparity</w:delText>
        </w:r>
      </w:del>
      <w:r>
        <w:rPr/>
        <w:t xml:space="preserve"> in </w:t>
      </w:r>
      <w:ins w:id="281" w:author="Unknown Author" w:date="2026-07-31T10:48:58Z">
        <w:r>
          <w:rPr/>
          <w:t>neurosurgical</w:t>
        </w:r>
      </w:ins>
      <w:del w:id="282" w:author="Unknown Author" w:date="2026-07-31T10:48:58Z">
        <w:r>
          <w:rPr>
            <w:rFonts w:ascii="Liberation Serif" w:hAnsi="Liberation Serif"/>
          </w:rPr>
          <w:delText>treatment</w:delText>
        </w:r>
      </w:del>
      <w:r>
        <w:rPr/>
        <w:t xml:space="preserve"> </w:t>
      </w:r>
      <w:ins w:id="283" w:author="Unknown Author" w:date="2026-07-31T10:48:58Z">
        <w:r>
          <w:rPr/>
          <w:t>intervention</w:t>
        </w:r>
      </w:ins>
      <w:del w:id="284" w:author="Unknown Author" w:date="2026-07-31T10:48:58Z">
        <w:r>
          <w:rPr>
            <w:rFonts w:ascii="Liberation Serif" w:hAnsi="Liberation Serif"/>
          </w:rPr>
          <w:delText>paradigms</w:delText>
        </w:r>
      </w:del>
      <w:r>
        <w:rPr/>
        <w:t>, residual confounding from unmeasured anatomical severity and family preferences cannot be excluded. Future prospective studies are needed to delineate the explicit clinical and prognostic drivers of surgical decision-making to optimize treatment allocation in ICH.</w:t>
      </w:r>
    </w:p>
    <w:p>
      <w:pPr>
        <w:pStyle w:val="Normal"/>
        <w:rPr/>
      </w:pPr>
      <w:r>
        <w:rPr/>
      </w:r>
      <w:bookmarkEnd w:id="17"/>
      <w:r>
        <w:br w:type="page"/>
      </w:r>
    </w:p>
    <w:p>
      <w:pPr>
        <w:pStyle w:val="Heading2"/>
        <w:spacing w:before="0" w:after="80"/>
        <w:rPr/>
      </w:pPr>
      <w:bookmarkStart w:id="18" w:name="acknowledgments"/>
      <w:r>
        <w:rPr/>
        <w:t>Acknowledgments</w:t>
      </w:r>
    </w:p>
    <w:p>
      <w:pPr>
        <w:pStyle w:val="FirstParagraph"/>
        <w:rPr/>
      </w:pPr>
      <w:r>
        <w:rPr>
          <w:b/>
          <w:bCs/>
        </w:rPr>
        <w:t>Funding/support</w:t>
      </w:r>
      <w:r>
        <w:rPr/>
        <w:t>: The ATACH-2 clinical trial and ERICH prospective observational study were funded by the National Institute of Neurological Disorders and Stroke (NINDS).</w:t>
      </w:r>
    </w:p>
    <w:p>
      <w:pPr>
        <w:pStyle w:val="BodyText"/>
        <w:rPr/>
      </w:pPr>
      <w:r>
        <w:rPr>
          <w:b/>
          <w:bCs/>
        </w:rPr>
        <w:t>Role of the Funder/Sponsor</w:t>
      </w:r>
      <w:r>
        <w:rPr/>
        <w:t>: The study was supported in part by grant 5U01NS062091, NINDS and grant 5U01NS069763, NINDS. The sponsor had no role in the design and conduct of the current study.</w:t>
      </w:r>
    </w:p>
    <w:p>
      <w:pPr>
        <w:pStyle w:val="BodyText"/>
        <w:rPr/>
      </w:pPr>
      <w:r>
        <w:rPr>
          <w:b/>
          <w:bCs/>
        </w:rPr>
        <w:t>Conflict of Interest Disclosures</w:t>
      </w:r>
      <w:r>
        <w:rPr/>
        <w:t>: Dr.</w:t>
      </w:r>
      <w:ins w:id="285" w:author="Unknown Author" w:date="2026-07-31T10:48:58Z">
        <w:r>
          <w:rPr/>
          <w:t> </w:t>
        </w:r>
      </w:ins>
      <w:del w:id="286" w:author="Unknown Author" w:date="2026-07-31T10:48:58Z">
        <w:r>
          <w:rPr>
            <w:rFonts w:ascii="Liberation Serif" w:hAnsi="Liberation Serif"/>
          </w:rPr>
          <w:delText xml:space="preserve"> </w:delText>
        </w:r>
      </w:del>
      <w:r>
        <w:rPr/>
        <w:t>Asimos discloses being a consultant for iSchemaView, Inc.</w:t>
      </w:r>
      <w:ins w:id="287" w:author="Unknown Author" w:date="2026-07-31T10:48:58Z">
        <w:r>
          <w:rPr/>
          <w:t> </w:t>
        </w:r>
      </w:ins>
      <w:del w:id="288" w:author="Unknown Author" w:date="2026-07-31T10:48:58Z">
        <w:r>
          <w:rPr>
            <w:rFonts w:ascii="Liberation Serif" w:hAnsi="Liberation Serif"/>
          </w:rPr>
          <w:delText xml:space="preserve"> </w:delText>
        </w:r>
      </w:del>
      <w:r>
        <w:rPr/>
        <w:t>Dr.</w:t>
      </w:r>
      <w:ins w:id="289" w:author="Unknown Author" w:date="2026-07-31T10:48:58Z">
        <w:r>
          <w:rPr/>
          <w:t> </w:t>
        </w:r>
      </w:ins>
      <w:del w:id="290" w:author="Unknown Author" w:date="2026-07-31T10:48:58Z">
        <w:r>
          <w:rPr>
            <w:rFonts w:ascii="Liberation Serif" w:hAnsi="Liberation Serif"/>
          </w:rPr>
          <w:delText xml:space="preserve"> </w:delText>
        </w:r>
      </w:del>
      <w:r>
        <w:rPr/>
        <w:t>Karamchandani discloses receiving research funding from Genentech for the TNK-FLOW study. Dr. Magun discloses being a shareholder in Inovio Pharmaceuticals and StageZero Life Sciences.</w:t>
      </w:r>
    </w:p>
    <w:p>
      <w:pPr>
        <w:pStyle w:val="BodyText"/>
        <w:rPr>
          <w:ins w:id="293" w:author="Unknown Author" w:date="2026-07-31T10:48:58Z"/>
        </w:rPr>
      </w:pPr>
      <w:ins w:id="291" w:author="Unknown Author" w:date="2026-07-31T10:48:58Z">
        <w:r>
          <w:rPr>
            <w:b/>
            <w:bCs/>
          </w:rPr>
          <w:t>Use of artificial intelligence (AI)</w:t>
        </w:r>
      </w:ins>
      <w:ins w:id="292" w:author="Unknown Author" w:date="2026-07-31T10:48:58Z">
        <w:r>
          <w:rPr/>
          <w:t>: Claude (Anthropic) and Gemini (Google) were used to review statistical modeling code and to assist in writing figure-generation code. The authors reviewed and verified all AI-assisted output and take full responsibility for the accuracy and integrity of the analysis.</w:t>
        </w:r>
      </w:ins>
    </w:p>
    <w:p>
      <w:pPr>
        <w:pStyle w:val="BodyText"/>
        <w:rPr/>
      </w:pPr>
      <w:r>
        <w:rPr>
          <w:b/>
          <w:bCs/>
        </w:rPr>
        <w:t>Additional Contributions</w:t>
      </w:r>
      <w:r>
        <w:rPr/>
        <w:t>: We thank all investigators for their efforts in conducting the ATACH-2 trial and ERICH study and thank all study participants for enrolling.</w:t>
      </w:r>
    </w:p>
    <w:p>
      <w:pPr>
        <w:pStyle w:val="Normal"/>
        <w:rPr/>
      </w:pPr>
      <w:r>
        <w:rPr/>
      </w:r>
      <w:bookmarkEnd w:id="18"/>
      <w:r>
        <w:br w:type="page"/>
      </w:r>
    </w:p>
    <w:p>
      <w:pPr>
        <w:pStyle w:val="Heading2"/>
        <w:spacing w:before="0" w:after="80"/>
        <w:rPr/>
      </w:pPr>
      <w:bookmarkStart w:id="19" w:name="references"/>
      <w:r>
        <w:rPr/>
        <w:t>References</w:t>
      </w:r>
    </w:p>
    <w:p>
      <w:pPr>
        <w:pStyle w:val="Bibliography"/>
        <w:rPr/>
      </w:pPr>
      <w:bookmarkStart w:id="20" w:name="refs"/>
      <w:bookmarkStart w:id="21" w:name="ref-hemphillICHScoreSimple2001"/>
      <w:r>
        <w:rPr/>
        <w:t xml:space="preserve">1. </w:t>
        <w:tab/>
        <w:t xml:space="preserve">Hemphill JC, Bonovich DC, Besmertis L, Manley GT, Johnston SC. The ICH Score: A Simple, Reliable Grading Scale for Intracerebral Hemorrhage. </w:t>
      </w:r>
      <w:r>
        <w:rPr>
          <w:i/>
          <w:iCs/>
        </w:rPr>
        <w:t>Stroke</w:t>
      </w:r>
      <w:r>
        <w:rPr/>
        <w:t xml:space="preserve">. 2001;32:891–897. </w:t>
      </w:r>
      <w:bookmarkEnd w:id="21"/>
    </w:p>
    <w:p>
      <w:pPr>
        <w:pStyle w:val="Bibliography"/>
        <w:rPr/>
      </w:pPr>
      <w:bookmarkStart w:id="22" w:name="Xb1ab0250ddbe95fd4f2ad9af76384f9c74d3ea6"/>
      <w:r>
        <w:rPr/>
        <w:t xml:space="preserve">2. </w:t>
        <w:tab/>
        <w:t xml:space="preserve">Sheth KN. Spontaneous Intracerebral Hemorrhage. </w:t>
      </w:r>
      <w:ins w:id="294" w:author="Unknown Author" w:date="2026-07-31T10:48:58Z">
        <w:r>
          <w:rPr>
            <w:i/>
            <w:iCs/>
          </w:rPr>
          <w:t>N.</w:t>
        </w:r>
      </w:ins>
      <w:del w:id="295" w:author="Unknown Author" w:date="2026-07-31T10:48:58Z">
        <w:r>
          <w:rPr>
            <w:rFonts w:ascii="Liberation Serif" w:hAnsi="Liberation Serif"/>
            <w:i/>
            <w:iCs/>
          </w:rPr>
          <w:delText>New</w:delText>
        </w:r>
      </w:del>
      <w:r>
        <w:rPr>
          <w:i/>
          <w:iCs/>
        </w:rPr>
        <w:t xml:space="preserve"> </w:t>
      </w:r>
      <w:ins w:id="296" w:author="Unknown Author" w:date="2026-07-31T10:48:58Z">
        <w:r>
          <w:rPr>
            <w:i/>
            <w:iCs/>
          </w:rPr>
          <w:t>Engl.</w:t>
        </w:r>
      </w:ins>
      <w:del w:id="297" w:author="Unknown Author" w:date="2026-07-31T10:48:58Z">
        <w:r>
          <w:rPr>
            <w:rFonts w:ascii="Liberation Serif" w:hAnsi="Liberation Serif"/>
            <w:i/>
            <w:iCs/>
          </w:rPr>
          <w:delText>England</w:delText>
        </w:r>
      </w:del>
      <w:r>
        <w:rPr>
          <w:i/>
          <w:iCs/>
        </w:rPr>
        <w:t xml:space="preserve"> </w:t>
      </w:r>
      <w:ins w:id="298" w:author="Unknown Author" w:date="2026-07-31T10:48:58Z">
        <w:r>
          <w:rPr>
            <w:i/>
            <w:iCs/>
          </w:rPr>
          <w:t>J.</w:t>
        </w:r>
      </w:ins>
      <w:del w:id="299" w:author="Unknown Author" w:date="2026-07-31T10:48:58Z">
        <w:r>
          <w:rPr>
            <w:rFonts w:ascii="Liberation Serif" w:hAnsi="Liberation Serif"/>
            <w:i/>
            <w:iCs/>
          </w:rPr>
          <w:delText>Journal</w:delText>
        </w:r>
      </w:del>
      <w:r>
        <w:rPr>
          <w:i/>
          <w:iCs/>
        </w:rPr>
        <w:t xml:space="preserve"> </w:t>
      </w:r>
      <w:ins w:id="300" w:author="Unknown Author" w:date="2026-07-31T10:48:58Z">
        <w:r>
          <w:rPr>
            <w:i/>
            <w:iCs/>
          </w:rPr>
          <w:t>Med</w:t>
        </w:r>
      </w:ins>
      <w:del w:id="301" w:author="Unknown Author" w:date="2026-07-31T10:48:58Z">
        <w:r>
          <w:rPr>
            <w:rFonts w:ascii="Liberation Serif" w:hAnsi="Liberation Serif"/>
            <w:i/>
            <w:iCs/>
          </w:rPr>
          <w:delText>of Medicine</w:delText>
        </w:r>
      </w:del>
      <w:r>
        <w:rPr>
          <w:i/>
          <w:iCs/>
        </w:rPr>
        <w:t>.</w:t>
      </w:r>
      <w:r>
        <w:rPr/>
        <w:t xml:space="preserve"> 2022;387:1589–1596. </w:t>
      </w:r>
      <w:bookmarkEnd w:id="22"/>
    </w:p>
    <w:p>
      <w:pPr>
        <w:pStyle w:val="Bibliography"/>
        <w:rPr/>
      </w:pPr>
      <w:bookmarkStart w:id="23" w:name="ref-pradillaTrialEarlyMinimally2024"/>
      <w:r>
        <w:rPr/>
        <w:t xml:space="preserve">3. </w:t>
        <w:tab/>
        <w:t xml:space="preserve">Pradilla G, Ratcliff JJ, Hall AJ, Saville BR, Allen JW, Paulon G, McGlothlin A, Lewis RJ, Fitzgerald M, Caveney AF, et al. Trial of Early Minimally Invasive Removal of Intracerebral Hemorrhage. </w:t>
      </w:r>
      <w:ins w:id="302" w:author="Unknown Author" w:date="2026-07-31T10:48:58Z">
        <w:r>
          <w:rPr>
            <w:i/>
            <w:iCs/>
          </w:rPr>
          <w:t>N.</w:t>
        </w:r>
      </w:ins>
      <w:del w:id="303" w:author="Unknown Author" w:date="2026-07-31T10:48:58Z">
        <w:r>
          <w:rPr>
            <w:rFonts w:ascii="Liberation Serif" w:hAnsi="Liberation Serif"/>
            <w:i/>
            <w:iCs/>
          </w:rPr>
          <w:delText>New</w:delText>
        </w:r>
      </w:del>
      <w:r>
        <w:rPr>
          <w:i/>
          <w:iCs/>
        </w:rPr>
        <w:t xml:space="preserve"> </w:t>
      </w:r>
      <w:ins w:id="304" w:author="Unknown Author" w:date="2026-07-31T10:48:58Z">
        <w:r>
          <w:rPr>
            <w:i/>
            <w:iCs/>
          </w:rPr>
          <w:t>Engl.</w:t>
        </w:r>
      </w:ins>
      <w:del w:id="305" w:author="Unknown Author" w:date="2026-07-31T10:48:58Z">
        <w:r>
          <w:rPr>
            <w:rFonts w:ascii="Liberation Serif" w:hAnsi="Liberation Serif"/>
            <w:i/>
            <w:iCs/>
          </w:rPr>
          <w:delText>England</w:delText>
        </w:r>
      </w:del>
      <w:r>
        <w:rPr>
          <w:i/>
          <w:iCs/>
        </w:rPr>
        <w:t xml:space="preserve"> </w:t>
      </w:r>
      <w:ins w:id="306" w:author="Unknown Author" w:date="2026-07-31T10:48:58Z">
        <w:r>
          <w:rPr>
            <w:i/>
            <w:iCs/>
          </w:rPr>
          <w:t>J.</w:t>
        </w:r>
      </w:ins>
      <w:del w:id="307" w:author="Unknown Author" w:date="2026-07-31T10:48:58Z">
        <w:r>
          <w:rPr>
            <w:rFonts w:ascii="Liberation Serif" w:hAnsi="Liberation Serif"/>
            <w:i/>
            <w:iCs/>
          </w:rPr>
          <w:delText>Journal</w:delText>
        </w:r>
      </w:del>
      <w:r>
        <w:rPr>
          <w:i/>
          <w:iCs/>
        </w:rPr>
        <w:t xml:space="preserve"> </w:t>
      </w:r>
      <w:ins w:id="308" w:author="Unknown Author" w:date="2026-07-31T10:48:58Z">
        <w:r>
          <w:rPr>
            <w:i/>
            <w:iCs/>
          </w:rPr>
          <w:t>Med</w:t>
        </w:r>
      </w:ins>
      <w:del w:id="309" w:author="Unknown Author" w:date="2026-07-31T10:48:58Z">
        <w:r>
          <w:rPr>
            <w:rFonts w:ascii="Liberation Serif" w:hAnsi="Liberation Serif"/>
            <w:i/>
            <w:iCs/>
          </w:rPr>
          <w:delText>of Medicine</w:delText>
        </w:r>
      </w:del>
      <w:r>
        <w:rPr>
          <w:i/>
          <w:iCs/>
        </w:rPr>
        <w:t>.</w:t>
      </w:r>
      <w:r>
        <w:rPr/>
        <w:t xml:space="preserve"> 2024;390:1277–1289. </w:t>
      </w:r>
      <w:bookmarkEnd w:id="23"/>
    </w:p>
    <w:p>
      <w:pPr>
        <w:pStyle w:val="Bibliography"/>
        <w:rPr>
          <w:ins w:id="313" w:author="Unknown Author" w:date="2026-07-31T10:48:58Z"/>
        </w:rPr>
      </w:pPr>
      <w:bookmarkStart w:id="24" w:name="ref-beckDecompressiveCraniectomyBest2024"/>
      <w:ins w:id="310" w:author="Unknown Author" w:date="2026-07-31T10:48:58Z">
        <w:r>
          <w:rPr/>
          <w:t xml:space="preserve">4. </w:t>
          <w:tab/>
          <w:t xml:space="preserve">Beck J, Fung C, Strbian D, Bütikofer L, Z’Graggen WJ, Lang MF, Beyeler S, Gralla J, Ringel F, Schaller K, et al. Decompressive craniectomy plus best medical treatment versus best medical treatment alone for spontaneous severe deep supratentorial intracerebral haemorrhage: A randomised controlled clinical trial. </w:t>
        </w:r>
      </w:ins>
      <w:ins w:id="311" w:author="Unknown Author" w:date="2026-07-31T10:48:58Z">
        <w:r>
          <w:rPr>
            <w:i/>
            <w:iCs/>
          </w:rPr>
          <w:t>The Lancet</w:t>
        </w:r>
      </w:ins>
      <w:ins w:id="312" w:author="Unknown Author" w:date="2026-07-31T10:48:58Z">
        <w:r>
          <w:rPr/>
          <w:t xml:space="preserve">. 2024;403:2395–2404. </w:t>
        </w:r>
      </w:ins>
      <w:bookmarkEnd w:id="24"/>
    </w:p>
    <w:p>
      <w:pPr>
        <w:pStyle w:val="Bibliography"/>
        <w:rPr>
          <w:ins w:id="317" w:author="Unknown Author" w:date="2026-07-31T10:48:58Z"/>
        </w:rPr>
      </w:pPr>
      <w:bookmarkStart w:id="25" w:name="ref-greenberg2022GuidelineManagement2022"/>
      <w:ins w:id="314" w:author="Unknown Author" w:date="2026-07-31T10:48:58Z">
        <w:r>
          <w:rPr/>
          <w:t xml:space="preserve">5. </w:t>
          <w:tab/>
          <w:t xml:space="preserve">Greenberg SM, Ziai WC, Cordonnier C, Dowlatshahi D, Francis B, Goldstein JN, Hemphill JC, Johnson R, Keigher KM, Mack WJ, et al. 2022 Guideline for the Management of Patients With Spontaneous Intracerebral Hemorrhage: A Guideline From the American Heart Association/American Stroke Association. </w:t>
        </w:r>
      </w:ins>
      <w:ins w:id="315" w:author="Unknown Author" w:date="2026-07-31T10:48:58Z">
        <w:r>
          <w:rPr>
            <w:i/>
            <w:iCs/>
          </w:rPr>
          <w:t>Stroke</w:t>
        </w:r>
      </w:ins>
      <w:ins w:id="316" w:author="Unknown Author" w:date="2026-07-31T10:48:58Z">
        <w:r>
          <w:rPr/>
          <w:t xml:space="preserve">. 2022;53:e282–e361. </w:t>
        </w:r>
      </w:ins>
      <w:bookmarkEnd w:id="25"/>
    </w:p>
    <w:p>
      <w:pPr>
        <w:pStyle w:val="Bibliography"/>
        <w:rPr>
          <w:del w:id="323" w:author="Unknown Author" w:date="2026-07-31T10:48:58Z"/>
        </w:rPr>
      </w:pPr>
      <w:bookmarkStart w:id="26" w:name="ref-bakoMinimallyInvasiveSurgery2023_Cop"/>
      <w:del w:id="318" w:author="Unknown Author" w:date="2026-07-31T10:48:58Z">
        <w:r>
          <w:rPr>
            <w:rFonts w:ascii="Liberation Serif" w:hAnsi="Liberation Serif"/>
          </w:rPr>
          <w:delText xml:space="preserve">4. </w:delText>
          <w:tab/>
          <w:delText xml:space="preserve">Bako AT, Potter T, Pan AP, Tannous J, Britz G, Ziai WC, Awad I, Hanley D, Vahidy FS. </w:delText>
        </w:r>
      </w:del>
      <w:hyperlink r:id="rId4">
        <w:del w:id="319" w:author="Unknown Author" w:date="2026-07-31T10:48:58Z">
          <w:r>
            <w:rPr>
              <w:rStyle w:val="Hyperlink"/>
              <w:rFonts w:ascii="Liberation Serif" w:hAnsi="Liberation Serif"/>
            </w:rPr>
            <w:delText>Minimally Invasive Surgery With Thrombolysis for Intracerebral Hemorrhage Evacuation</w:delText>
          </w:r>
        </w:del>
      </w:hyperlink>
      <w:del w:id="320" w:author="Unknown Author" w:date="2026-07-31T10:48:58Z">
        <w:r>
          <w:rPr>
            <w:rFonts w:ascii="Liberation Serif" w:hAnsi="Liberation Serif"/>
          </w:rPr>
          <w:delText xml:space="preserve">. </w:delText>
        </w:r>
      </w:del>
      <w:del w:id="321" w:author="Unknown Author" w:date="2026-07-31T10:48:58Z">
        <w:r>
          <w:rPr>
            <w:rFonts w:ascii="Liberation Serif" w:hAnsi="Liberation Serif"/>
            <w:i/>
            <w:iCs/>
          </w:rPr>
          <w:delText>Neurology</w:delText>
        </w:r>
      </w:del>
      <w:del w:id="322" w:author="Unknown Author" w:date="2026-07-31T10:48:58Z">
        <w:r>
          <w:rPr>
            <w:rFonts w:ascii="Liberation Serif" w:hAnsi="Liberation Serif"/>
          </w:rPr>
          <w:delText xml:space="preserve">. 2023;101:e1614–e1622. </w:delText>
        </w:r>
      </w:del>
      <w:bookmarkEnd w:id="26"/>
    </w:p>
    <w:p>
      <w:pPr>
        <w:pStyle w:val="Bibliography"/>
        <w:rPr/>
      </w:pPr>
      <w:bookmarkStart w:id="27" w:name="ref-dileggeImpactLesionSide2005"/>
      <w:ins w:id="324" w:author="Unknown Author" w:date="2026-07-31T10:48:58Z">
        <w:r>
          <w:rPr/>
          <w:t>6</w:t>
        </w:r>
      </w:ins>
      <w:del w:id="325" w:author="Unknown Author" w:date="2026-07-31T10:48:58Z">
        <w:r>
          <w:rPr>
            <w:rFonts w:ascii="Liberation Serif" w:hAnsi="Liberation Serif"/>
          </w:rPr>
          <w:delText>5</w:delText>
        </w:r>
      </w:del>
      <w:r>
        <w:rPr/>
        <w:t xml:space="preserve">. </w:t>
        <w:tab/>
        <w:t xml:space="preserve">Di Legge S, Fang J, Saposnik G, Hachinski V. The impact of lesion side on acute stroke treatment. </w:t>
      </w:r>
      <w:r>
        <w:rPr>
          <w:i/>
          <w:iCs/>
        </w:rPr>
        <w:t>Neurology</w:t>
      </w:r>
      <w:r>
        <w:rPr/>
        <w:t xml:space="preserve">. 2005;65:81–86. </w:t>
      </w:r>
      <w:bookmarkEnd w:id="27"/>
    </w:p>
    <w:p>
      <w:pPr>
        <w:pStyle w:val="Bibliography"/>
        <w:rPr/>
      </w:pPr>
      <w:bookmarkStart w:id="28" w:name="ref-foerchDifferenceRecognitionRight2005"/>
      <w:ins w:id="326" w:author="Unknown Author" w:date="2026-07-31T10:48:58Z">
        <w:r>
          <w:rPr/>
          <w:t>7</w:t>
        </w:r>
      </w:ins>
      <w:del w:id="327" w:author="Unknown Author" w:date="2026-07-31T10:48:58Z">
        <w:r>
          <w:rPr>
            <w:rFonts w:ascii="Liberation Serif" w:hAnsi="Liberation Serif"/>
          </w:rPr>
          <w:delText>6</w:delText>
        </w:r>
      </w:del>
      <w:r>
        <w:rPr/>
        <w:t xml:space="preserve">. </w:t>
        <w:tab/>
        <w:t xml:space="preserve">Foerch C, Misselwitz B, Sitzer M, Berger K, Steinmetz H, Neumann-Haefelin T. Difference in recognition of right and left hemispheric stroke. </w:t>
      </w:r>
      <w:r>
        <w:rPr>
          <w:i/>
          <w:iCs/>
        </w:rPr>
        <w:t>The Lancet</w:t>
      </w:r>
      <w:r>
        <w:rPr/>
        <w:t xml:space="preserve">. 2005;366:392–393. </w:t>
      </w:r>
      <w:bookmarkEnd w:id="28"/>
    </w:p>
    <w:p>
      <w:pPr>
        <w:pStyle w:val="Bibliography"/>
        <w:rPr/>
      </w:pPr>
      <w:bookmarkStart w:id="29" w:name="ref-portegiesLeftsidedStrokesAre2015"/>
      <w:ins w:id="328" w:author="Unknown Author" w:date="2026-07-31T10:48:58Z">
        <w:r>
          <w:rPr/>
          <w:t>8</w:t>
        </w:r>
      </w:ins>
      <w:del w:id="329" w:author="Unknown Author" w:date="2026-07-31T10:48:58Z">
        <w:r>
          <w:rPr>
            <w:rFonts w:ascii="Liberation Serif" w:hAnsi="Liberation Serif"/>
          </w:rPr>
          <w:delText>7</w:delText>
        </w:r>
      </w:del>
      <w:r>
        <w:rPr/>
        <w:t xml:space="preserve">. </w:t>
        <w:tab/>
        <w:t xml:space="preserve">Portegies MLP, Selwaness M, Hofman A, Koudstaal PJ, Vernooij MW, Ikram MA. Left-sided strokes are more often recognized than right-sided strokes: The Rotterdam study. </w:t>
      </w:r>
      <w:r>
        <w:rPr>
          <w:i/>
          <w:iCs/>
        </w:rPr>
        <w:t>Stroke</w:t>
      </w:r>
      <w:r>
        <w:rPr/>
        <w:t xml:space="preserve">. 2015;46:252–254. </w:t>
      </w:r>
      <w:bookmarkEnd w:id="29"/>
    </w:p>
    <w:p>
      <w:pPr>
        <w:pStyle w:val="Bibliography"/>
        <w:rPr/>
      </w:pPr>
      <w:bookmarkStart w:id="30" w:name="ref-liStrokeLateralizationLarge2021"/>
      <w:ins w:id="330" w:author="Unknown Author" w:date="2026-07-31T10:48:58Z">
        <w:r>
          <w:rPr/>
          <w:t>9</w:t>
        </w:r>
      </w:ins>
      <w:del w:id="331" w:author="Unknown Author" w:date="2026-07-31T10:48:58Z">
        <w:r>
          <w:rPr>
            <w:rFonts w:ascii="Liberation Serif" w:hAnsi="Liberation Serif"/>
          </w:rPr>
          <w:delText>8</w:delText>
        </w:r>
      </w:del>
      <w:r>
        <w:rPr/>
        <w:t xml:space="preserve">. </w:t>
        <w:tab/>
        <w:t xml:space="preserve">Li J, Zhang P, Liu Y, Chen W, Yi X, Wang C. Stroke Lateralization in Large Hemisphere Infarctions: Characteristics, Stroke-Related Complications, and Outcomes. </w:t>
      </w:r>
      <w:ins w:id="332" w:author="Unknown Author" w:date="2026-07-31T10:48:58Z">
        <w:r>
          <w:rPr>
            <w:i/>
            <w:iCs/>
          </w:rPr>
          <w:t>Front.</w:t>
        </w:r>
      </w:ins>
      <w:del w:id="333" w:author="Unknown Author" w:date="2026-07-31T10:48:58Z">
        <w:r>
          <w:rPr>
            <w:rFonts w:ascii="Liberation Serif" w:hAnsi="Liberation Serif"/>
            <w:i/>
            <w:iCs/>
          </w:rPr>
          <w:delText>Frontiers</w:delText>
        </w:r>
      </w:del>
      <w:r>
        <w:rPr>
          <w:i/>
          <w:iCs/>
        </w:rPr>
        <w:t xml:space="preserve"> </w:t>
      </w:r>
      <w:ins w:id="334" w:author="Unknown Author" w:date="2026-07-31T10:48:58Z">
        <w:r>
          <w:rPr>
            <w:i/>
            <w:iCs/>
          </w:rPr>
          <w:t>Neurol</w:t>
        </w:r>
      </w:ins>
      <w:del w:id="335" w:author="Unknown Author" w:date="2026-07-31T10:48:58Z">
        <w:r>
          <w:rPr>
            <w:rFonts w:ascii="Liberation Serif" w:hAnsi="Liberation Serif"/>
            <w:i/>
            <w:iCs/>
          </w:rPr>
          <w:delText>in Neurology</w:delText>
        </w:r>
      </w:del>
      <w:r>
        <w:rPr>
          <w:i/>
          <w:iCs/>
        </w:rPr>
        <w:t>.</w:t>
      </w:r>
      <w:r>
        <w:rPr/>
        <w:t xml:space="preserve"> 2021;12:774247. </w:t>
      </w:r>
      <w:bookmarkEnd w:id="30"/>
    </w:p>
    <w:p>
      <w:pPr>
        <w:pStyle w:val="Bibliography"/>
        <w:rPr/>
      </w:pPr>
      <w:bookmarkStart w:id="31" w:name="X838bc231b1872fcffc9183d1e0517a825b33557"/>
      <w:ins w:id="336" w:author="Unknown Author" w:date="2026-07-31T10:48:58Z">
        <w:r>
          <w:rPr/>
          <w:t>10</w:t>
        </w:r>
      </w:ins>
      <w:del w:id="337" w:author="Unknown Author" w:date="2026-07-31T10:48:58Z">
        <w:r>
          <w:rPr>
            <w:rFonts w:ascii="Liberation Serif" w:hAnsi="Liberation Serif"/>
          </w:rPr>
          <w:delText>9</w:delText>
        </w:r>
      </w:del>
      <w:r>
        <w:rPr/>
        <w:t xml:space="preserve">. </w:t>
        <w:tab/>
        <w:t xml:space="preserve">Deb-Chatterji M, Flottmann F, Meyer L, Brekenfeld C, Fiehler J, Gerloff C, Thomalla G, the GSR-ET-Investigators, Gerloff C, Fiehler J, et al. Side matters: Differences in functional outcome and quality of life after thrombectomy in left and right hemispheric stroke. </w:t>
      </w:r>
      <w:ins w:id="338" w:author="Unknown Author" w:date="2026-07-31T10:48:58Z">
        <w:r>
          <w:rPr>
            <w:i/>
            <w:iCs/>
          </w:rPr>
          <w:t>Neurol.</w:t>
        </w:r>
      </w:ins>
      <w:del w:id="339" w:author="Unknown Author" w:date="2026-07-31T10:48:58Z">
        <w:r>
          <w:rPr>
            <w:rFonts w:ascii="Liberation Serif" w:hAnsi="Liberation Serif"/>
            <w:i/>
            <w:iCs/>
          </w:rPr>
          <w:delText>Neurological</w:delText>
        </w:r>
      </w:del>
      <w:r>
        <w:rPr>
          <w:i/>
          <w:iCs/>
        </w:rPr>
        <w:t xml:space="preserve"> </w:t>
      </w:r>
      <w:ins w:id="340" w:author="Unknown Author" w:date="2026-07-31T10:48:58Z">
        <w:r>
          <w:rPr>
            <w:i/>
            <w:iCs/>
          </w:rPr>
          <w:t>Res.</w:t>
        </w:r>
      </w:ins>
      <w:del w:id="341" w:author="Unknown Author" w:date="2026-07-31T10:48:58Z">
        <w:r>
          <w:rPr>
            <w:rFonts w:ascii="Liberation Serif" w:hAnsi="Liberation Serif"/>
            <w:i/>
            <w:iCs/>
          </w:rPr>
          <w:delText>Research</w:delText>
        </w:r>
      </w:del>
      <w:r>
        <w:rPr>
          <w:i/>
          <w:iCs/>
        </w:rPr>
        <w:t xml:space="preserve"> </w:t>
      </w:r>
      <w:ins w:id="342" w:author="Unknown Author" w:date="2026-07-31T10:48:58Z">
        <w:r>
          <w:rPr>
            <w:i/>
            <w:iCs/>
          </w:rPr>
          <w:t>Pract</w:t>
        </w:r>
      </w:ins>
      <w:del w:id="343" w:author="Unknown Author" w:date="2026-07-31T10:48:58Z">
        <w:r>
          <w:rPr>
            <w:rFonts w:ascii="Liberation Serif" w:hAnsi="Liberation Serif"/>
            <w:i/>
            <w:iCs/>
          </w:rPr>
          <w:delText>and Practice</w:delText>
        </w:r>
      </w:del>
      <w:r>
        <w:rPr>
          <w:i/>
          <w:iCs/>
        </w:rPr>
        <w:t>.</w:t>
      </w:r>
      <w:r>
        <w:rPr/>
        <w:t xml:space="preserve"> 2022;4:58. </w:t>
      </w:r>
      <w:bookmarkEnd w:id="31"/>
    </w:p>
    <w:p>
      <w:pPr>
        <w:pStyle w:val="Bibliography"/>
        <w:rPr/>
      </w:pPr>
      <w:bookmarkStart w:id="32" w:name="ref-leggeNeglectingDifference2006"/>
      <w:ins w:id="344" w:author="Unknown Author" w:date="2026-07-31T10:48:58Z">
        <w:r>
          <w:rPr/>
          <w:t>11</w:t>
        </w:r>
      </w:ins>
      <w:del w:id="345" w:author="Unknown Author" w:date="2026-07-31T10:48:58Z">
        <w:r>
          <w:rPr>
            <w:rFonts w:ascii="Liberation Serif" w:hAnsi="Liberation Serif"/>
          </w:rPr>
          <w:delText>10</w:delText>
        </w:r>
      </w:del>
      <w:r>
        <w:rPr/>
        <w:t xml:space="preserve">. </w:t>
        <w:tab/>
        <w:t xml:space="preserve">Legge SD, Saposnik G, Nilanont Y, Hachinski V. Neglecting the Difference. </w:t>
      </w:r>
      <w:r>
        <w:rPr>
          <w:i/>
          <w:iCs/>
        </w:rPr>
        <w:t>Stroke</w:t>
      </w:r>
      <w:r>
        <w:rPr/>
        <w:t xml:space="preserve">. 2006;37:2066–2069. </w:t>
      </w:r>
      <w:bookmarkEnd w:id="32"/>
    </w:p>
    <w:p>
      <w:pPr>
        <w:pStyle w:val="Bibliography"/>
        <w:rPr/>
      </w:pPr>
      <w:bookmarkStart w:id="33" w:name="X3c0b23a0f7bdee15362bbd61a2add3aa865ea88"/>
      <w:ins w:id="346" w:author="Unknown Author" w:date="2026-07-31T10:48:58Z">
        <w:r>
          <w:rPr/>
          <w:t>12</w:t>
        </w:r>
      </w:ins>
      <w:del w:id="347" w:author="Unknown Author" w:date="2026-07-31T10:48:58Z">
        <w:r>
          <w:rPr>
            <w:rFonts w:ascii="Liberation Serif" w:hAnsi="Liberation Serif"/>
          </w:rPr>
          <w:delText>11</w:delText>
        </w:r>
      </w:del>
      <w:r>
        <w:rPr/>
        <w:t xml:space="preserve">. </w:t>
        <w:tab/>
        <w:t xml:space="preserve">Beuscher VD, Kuramatsu JB, Gerner ST, Köhn J, Lücking H, Kloska SP, Huttner HB. Functional Long-Term Outcome after Left- versus Right-Sided Intracerebral Hemorrhage. </w:t>
      </w:r>
      <w:ins w:id="348" w:author="Unknown Author" w:date="2026-07-31T10:48:58Z">
        <w:r>
          <w:rPr>
            <w:i/>
            <w:iCs/>
          </w:rPr>
          <w:t>Cerebrovasc.</w:t>
        </w:r>
      </w:ins>
      <w:del w:id="349" w:author="Unknown Author" w:date="2026-07-31T10:48:58Z">
        <w:r>
          <w:rPr>
            <w:rFonts w:ascii="Liberation Serif" w:hAnsi="Liberation Serif"/>
            <w:i/>
            <w:iCs/>
          </w:rPr>
          <w:delText>Cerebrovascular</w:delText>
        </w:r>
      </w:del>
      <w:r>
        <w:rPr>
          <w:i/>
          <w:iCs/>
        </w:rPr>
        <w:t xml:space="preserve"> </w:t>
      </w:r>
      <w:ins w:id="350" w:author="Unknown Author" w:date="2026-07-31T10:48:58Z">
        <w:r>
          <w:rPr>
            <w:i/>
            <w:iCs/>
          </w:rPr>
          <w:t>Dis</w:t>
        </w:r>
      </w:ins>
      <w:del w:id="351" w:author="Unknown Author" w:date="2026-07-31T10:48:58Z">
        <w:r>
          <w:rPr>
            <w:rFonts w:ascii="Liberation Serif" w:hAnsi="Liberation Serif"/>
            <w:i/>
            <w:iCs/>
          </w:rPr>
          <w:delText>Diseases</w:delText>
        </w:r>
      </w:del>
      <w:r>
        <w:rPr>
          <w:i/>
          <w:iCs/>
        </w:rPr>
        <w:t>.</w:t>
      </w:r>
      <w:r>
        <w:rPr/>
        <w:t xml:space="preserve"> 2017;43:117–123. </w:t>
      </w:r>
      <w:bookmarkEnd w:id="33"/>
    </w:p>
    <w:p>
      <w:pPr>
        <w:pStyle w:val="Bibliography"/>
        <w:rPr/>
      </w:pPr>
      <w:bookmarkStart w:id="34" w:name="ref-satoHigherMortalityPatients2015"/>
      <w:ins w:id="352" w:author="Unknown Author" w:date="2026-07-31T10:48:58Z">
        <w:r>
          <w:rPr/>
          <w:t>13</w:t>
        </w:r>
      </w:ins>
      <w:del w:id="353" w:author="Unknown Author" w:date="2026-07-31T10:48:58Z">
        <w:r>
          <w:rPr>
            <w:rFonts w:ascii="Liberation Serif" w:hAnsi="Liberation Serif"/>
          </w:rPr>
          <w:delText>12</w:delText>
        </w:r>
      </w:del>
      <w:r>
        <w:rPr/>
        <w:t xml:space="preserve">. </w:t>
        <w:tab/>
        <w:t xml:space="preserve">Sato S, Heeley E, Arima H, Delcourt C, Hirakawa Y, Pamidimukkala V, Li Z, Tao Q, Xu Y, Hennerici MG, et al. Higher mortality in patients with right hemispheric intracerebral haemorrhage: INTERACT1 and 2. </w:t>
      </w:r>
      <w:ins w:id="354" w:author="Unknown Author" w:date="2026-07-31T10:48:58Z">
        <w:r>
          <w:rPr>
            <w:i/>
            <w:iCs/>
          </w:rPr>
          <w:t>J.</w:t>
        </w:r>
      </w:ins>
      <w:del w:id="355" w:author="Unknown Author" w:date="2026-07-31T10:48:58Z">
        <w:r>
          <w:rPr>
            <w:rFonts w:ascii="Liberation Serif" w:hAnsi="Liberation Serif"/>
            <w:i/>
            <w:iCs/>
          </w:rPr>
          <w:delText>Journal</w:delText>
        </w:r>
      </w:del>
      <w:r>
        <w:rPr>
          <w:i/>
          <w:iCs/>
        </w:rPr>
        <w:t xml:space="preserve"> </w:t>
      </w:r>
      <w:ins w:id="356" w:author="Unknown Author" w:date="2026-07-31T10:48:58Z">
        <w:r>
          <w:rPr>
            <w:i/>
            <w:iCs/>
          </w:rPr>
          <w:t>Neurol.</w:t>
        </w:r>
      </w:ins>
      <w:del w:id="357" w:author="Unknown Author" w:date="2026-07-31T10:48:58Z">
        <w:r>
          <w:rPr>
            <w:rFonts w:ascii="Liberation Serif" w:hAnsi="Liberation Serif"/>
            <w:i/>
            <w:iCs/>
          </w:rPr>
          <w:delText>of</w:delText>
        </w:r>
      </w:del>
      <w:r>
        <w:rPr>
          <w:i/>
          <w:iCs/>
        </w:rPr>
        <w:t xml:space="preserve"> </w:t>
      </w:r>
      <w:ins w:id="358" w:author="Unknown Author" w:date="2026-07-31T10:48:58Z">
        <w:r>
          <w:rPr>
            <w:i/>
            <w:iCs/>
          </w:rPr>
          <w:t>Neurosurg.</w:t>
        </w:r>
      </w:ins>
      <w:del w:id="359" w:author="Unknown Author" w:date="2026-07-31T10:48:58Z">
        <w:r>
          <w:rPr>
            <w:rFonts w:ascii="Liberation Serif" w:hAnsi="Liberation Serif"/>
            <w:i/>
            <w:iCs/>
          </w:rPr>
          <w:delText>Neurology, Neurosurgery &amp;</w:delText>
        </w:r>
      </w:del>
      <w:r>
        <w:rPr>
          <w:i/>
          <w:iCs/>
        </w:rPr>
        <w:t xml:space="preserve"> Psychiatry</w:t>
      </w:r>
      <w:r>
        <w:rPr/>
        <w:t xml:space="preserve">. 2015;86:1319–1323. </w:t>
      </w:r>
      <w:bookmarkEnd w:id="34"/>
    </w:p>
    <w:p>
      <w:pPr>
        <w:pStyle w:val="Bibliography"/>
        <w:rPr>
          <w:ins w:id="363" w:author="Unknown Author" w:date="2026-07-31T10:48:58Z"/>
        </w:rPr>
      </w:pPr>
      <w:bookmarkStart w:id="35" w:name="ref-bakoMinimallyInvasiveSurgery2023"/>
      <w:ins w:id="360" w:author="Unknown Author" w:date="2026-07-31T10:48:58Z">
        <w:r>
          <w:rPr/>
          <w:t xml:space="preserve">14. </w:t>
          <w:tab/>
          <w:t xml:space="preserve">Bako AT, Potter T, Pan AP, Tannous J, Britz G, Ziai WC, Awad I, Hanley D, Vahidy FS. Minimally Invasive Surgery With Thrombolysis for Intracerebral Hemorrhage Evacuation. </w:t>
        </w:r>
      </w:ins>
      <w:ins w:id="361" w:author="Unknown Author" w:date="2026-07-31T10:48:58Z">
        <w:r>
          <w:rPr>
            <w:i/>
            <w:iCs/>
          </w:rPr>
          <w:t>Neurology</w:t>
        </w:r>
      </w:ins>
      <w:ins w:id="362" w:author="Unknown Author" w:date="2026-07-31T10:48:58Z">
        <w:r>
          <w:rPr/>
          <w:t xml:space="preserve">. 2023;101:e1614–e1622. </w:t>
        </w:r>
      </w:ins>
      <w:bookmarkEnd w:id="35"/>
    </w:p>
    <w:p>
      <w:pPr>
        <w:pStyle w:val="Bibliography"/>
        <w:rPr>
          <w:del w:id="369" w:author="Unknown Author" w:date="2026-07-31T10:48:58Z"/>
        </w:rPr>
      </w:pPr>
      <w:bookmarkStart w:id="36" w:name="ref-beckDecompressiveCraniectomyBest2021"/>
      <w:del w:id="364" w:author="Unknown Author" w:date="2026-07-31T10:48:58Z">
        <w:r>
          <w:rPr>
            <w:rFonts w:ascii="Liberation Serif" w:hAnsi="Liberation Serif"/>
          </w:rPr>
          <w:delText xml:space="preserve">13. </w:delText>
          <w:tab/>
          <w:delText xml:space="preserve">Beck J, Fung C, Strbian D, Bütikofer L, Z’Graggen WJ, Lang MF, Beyeler S, Gralla J, Ringel F, Schaller K, et al. </w:delText>
        </w:r>
      </w:del>
      <w:hyperlink r:id="rId5">
        <w:del w:id="365" w:author="Unknown Author" w:date="2026-07-31T10:48:58Z">
          <w:r>
            <w:rPr>
              <w:rStyle w:val="Hyperlink"/>
              <w:rFonts w:ascii="Liberation Serif" w:hAnsi="Liberation Serif"/>
            </w:rPr>
            <w:delText>Decompressive craniectomy plus best medical treatment versus best medical treatment alone for spontaneous severe deep supratentorial intracerebral haemorrhage: A randomised controlled clinical trial</w:delText>
          </w:r>
        </w:del>
      </w:hyperlink>
      <w:del w:id="366" w:author="Unknown Author" w:date="2026-07-31T10:48:58Z">
        <w:r>
          <w:rPr>
            <w:rFonts w:ascii="Liberation Serif" w:hAnsi="Liberation Serif"/>
          </w:rPr>
          <w:delText xml:space="preserve">. </w:delText>
        </w:r>
      </w:del>
      <w:del w:id="367" w:author="Unknown Author" w:date="2026-07-31T10:48:58Z">
        <w:r>
          <w:rPr>
            <w:rFonts w:ascii="Liberation Serif" w:hAnsi="Liberation Serif"/>
            <w:i/>
            <w:iCs/>
          </w:rPr>
          <w:delText>The Lancet</w:delText>
        </w:r>
      </w:del>
      <w:del w:id="368" w:author="Unknown Author" w:date="2026-07-31T10:48:58Z">
        <w:r>
          <w:rPr>
            <w:rFonts w:ascii="Liberation Serif" w:hAnsi="Liberation Serif"/>
          </w:rPr>
          <w:delText xml:space="preserve">. 2024;403:2395–2404. </w:delText>
        </w:r>
      </w:del>
      <w:bookmarkEnd w:id="36"/>
    </w:p>
    <w:p>
      <w:pPr>
        <w:pStyle w:val="Bibliography"/>
        <w:rPr>
          <w:ins w:id="373" w:author="Unknown Author" w:date="2026-07-31T10:48:58Z"/>
        </w:rPr>
      </w:pPr>
      <w:bookmarkStart w:id="37" w:name="Xdf1490986ecc40ffe04bf933d06d50b5e58e874"/>
      <w:ins w:id="370" w:author="Unknown Author" w:date="2026-07-31T10:48:58Z">
        <w:r>
          <w:rPr/>
          <w:t xml:space="preserve">15. </w:t>
          <w:tab/>
          <w:t xml:space="preserve">Qureshi AI, Palesch YY. Antihypertensive Treatment of Acute Cerebral Hemorrhage (ATACH) II: Design, Methods, and Rationale. </w:t>
        </w:r>
      </w:ins>
      <w:ins w:id="371" w:author="Unknown Author" w:date="2026-07-31T10:48:58Z">
        <w:r>
          <w:rPr>
            <w:i/>
            <w:iCs/>
          </w:rPr>
          <w:t>Neurocrit. Care</w:t>
        </w:r>
      </w:ins>
      <w:ins w:id="372" w:author="Unknown Author" w:date="2026-07-31T10:48:58Z">
        <w:r>
          <w:rPr/>
          <w:t xml:space="preserve">. 2011;15:559–576. </w:t>
        </w:r>
      </w:ins>
      <w:bookmarkEnd w:id="37"/>
    </w:p>
    <w:p>
      <w:pPr>
        <w:pStyle w:val="Bibliography"/>
        <w:rPr>
          <w:del w:id="379" w:author="Unknown Author" w:date="2026-07-31T10:48:58Z"/>
        </w:rPr>
      </w:pPr>
      <w:bookmarkStart w:id="38" w:name="Xe5698a0135fcc3ba325d1733a6b0d2457d0d2c6"/>
      <w:del w:id="374" w:author="Unknown Author" w:date="2026-07-31T10:48:58Z">
        <w:r>
          <w:rPr>
            <w:rFonts w:ascii="Liberation Serif" w:hAnsi="Liberation Serif"/>
          </w:rPr>
          <w:delText xml:space="preserve">14. </w:delText>
          <w:tab/>
          <w:delText xml:space="preserve">Qureshi AI, Palesch YY, Barsan WG, Hanley DF, Hsu CY, Martin RL, Moy CS, Silbergleit R, Steiner T, Suarez JI, et al. </w:delText>
        </w:r>
      </w:del>
      <w:hyperlink r:id="rId6">
        <w:del w:id="375" w:author="Unknown Author" w:date="2026-07-31T10:48:58Z">
          <w:r>
            <w:rPr>
              <w:rStyle w:val="Hyperlink"/>
              <w:rFonts w:ascii="Liberation Serif" w:hAnsi="Liberation Serif"/>
            </w:rPr>
            <w:delText>Intensive Blood-Pressure Lowering in Patients with Acute Cerebral Hemorrhage</w:delText>
          </w:r>
        </w:del>
      </w:hyperlink>
      <w:del w:id="376" w:author="Unknown Author" w:date="2026-07-31T10:48:58Z">
        <w:r>
          <w:rPr>
            <w:rFonts w:ascii="Liberation Serif" w:hAnsi="Liberation Serif"/>
          </w:rPr>
          <w:delText xml:space="preserve">. </w:delText>
        </w:r>
      </w:del>
      <w:del w:id="377" w:author="Unknown Author" w:date="2026-07-31T10:48:58Z">
        <w:r>
          <w:rPr>
            <w:rFonts w:ascii="Liberation Serif" w:hAnsi="Liberation Serif"/>
            <w:i/>
            <w:iCs/>
          </w:rPr>
          <w:delText>New England Journal of Medicine</w:delText>
        </w:r>
      </w:del>
      <w:del w:id="378" w:author="Unknown Author" w:date="2026-07-31T10:48:58Z">
        <w:r>
          <w:rPr>
            <w:rFonts w:ascii="Liberation Serif" w:hAnsi="Liberation Serif"/>
          </w:rPr>
          <w:delText xml:space="preserve">. 2016;375:1033–1043. </w:delText>
        </w:r>
      </w:del>
      <w:bookmarkEnd w:id="38"/>
    </w:p>
    <w:p>
      <w:pPr>
        <w:pStyle w:val="Bibliography"/>
        <w:rPr>
          <w:ins w:id="383" w:author="Unknown Author" w:date="2026-07-31T10:48:58Z"/>
        </w:rPr>
      </w:pPr>
      <w:bookmarkStart w:id="39" w:name="Xe5698a0135fcc3ba325d1733a6b0d2457d0d2c6"/>
      <w:ins w:id="380" w:author="Unknown Author" w:date="2026-07-31T10:48:58Z">
        <w:r>
          <w:rPr/>
          <w:t xml:space="preserve">16. </w:t>
          <w:tab/>
          <w:t xml:space="preserve">Qureshi AI, Palesch YY, Barsan WG, Hanley DF, Hsu CY, Martin RL, Moy CS, Silbergleit R, Steiner T, Suarez JI, et al. Intensive Blood-Pressure Lowering in Patients with Acute Cerebral Hemorrhage. </w:t>
        </w:r>
      </w:ins>
      <w:ins w:id="381" w:author="Unknown Author" w:date="2026-07-31T10:48:58Z">
        <w:r>
          <w:rPr>
            <w:i/>
            <w:iCs/>
          </w:rPr>
          <w:t>N. Engl. J. Med.</w:t>
        </w:r>
      </w:ins>
      <w:ins w:id="382" w:author="Unknown Author" w:date="2026-07-31T10:48:58Z">
        <w:r>
          <w:rPr/>
          <w:t xml:space="preserve"> 2016;375:1033–1043. </w:t>
        </w:r>
      </w:ins>
      <w:bookmarkEnd w:id="39"/>
    </w:p>
    <w:p>
      <w:pPr>
        <w:pStyle w:val="Bibliography"/>
        <w:rPr/>
      </w:pPr>
      <w:bookmarkStart w:id="40" w:name="ref-wooEthnicRacialVariations2013"/>
      <w:ins w:id="384" w:author="Unknown Author" w:date="2026-07-31T10:48:58Z">
        <w:r>
          <w:rPr/>
          <w:t>17</w:t>
        </w:r>
      </w:ins>
      <w:del w:id="385" w:author="Unknown Author" w:date="2026-07-31T10:48:58Z">
        <w:r>
          <w:rPr>
            <w:rFonts w:ascii="Liberation Serif" w:hAnsi="Liberation Serif"/>
          </w:rPr>
          <w:delText>15</w:delText>
        </w:r>
      </w:del>
      <w:r>
        <w:rPr/>
        <w:t xml:space="preserve">. </w:t>
        <w:tab/>
        <w:t xml:space="preserve">Woo D, Rosand J, Kidwell C, McCauley JL, Osborne J, Brown MW, West SE, Rademacher EW, Waddy S, Roberts JN, et al. The Ethnic/Racial Variations of Intracerebral Hemorrhage (ERICH) Study Protocol. </w:t>
      </w:r>
      <w:r>
        <w:rPr>
          <w:i/>
          <w:iCs/>
        </w:rPr>
        <w:t>Stroke</w:t>
      </w:r>
      <w:r>
        <w:rPr/>
        <w:t>. 2013;44</w:t>
      </w:r>
      <w:ins w:id="386" w:author="Unknown Author" w:date="2026-07-31T10:48:58Z">
        <w:r>
          <w:rPr/>
          <w:t>:e120–e125</w:t>
        </w:r>
      </w:ins>
      <w:r>
        <w:rPr/>
        <w:t xml:space="preserve">. </w:t>
      </w:r>
      <w:bookmarkEnd w:id="40"/>
    </w:p>
    <w:p>
      <w:pPr>
        <w:pStyle w:val="Bibliography"/>
        <w:rPr/>
      </w:pPr>
      <w:bookmarkStart w:id="41" w:name="ref-dogucuBayesRulesIntroduction2022"/>
      <w:ins w:id="387" w:author="Unknown Author" w:date="2026-07-31T10:48:58Z">
        <w:r>
          <w:rPr/>
          <w:t>18</w:t>
        </w:r>
      </w:ins>
      <w:del w:id="388" w:author="Unknown Author" w:date="2026-07-31T10:48:58Z">
        <w:r>
          <w:rPr>
            <w:rFonts w:ascii="Liberation Serif" w:hAnsi="Liberation Serif"/>
          </w:rPr>
          <w:delText>16</w:delText>
        </w:r>
      </w:del>
      <w:r>
        <w:rPr/>
        <w:t xml:space="preserve">. </w:t>
        <w:tab/>
      </w:r>
      <w:ins w:id="389" w:author="Unknown Author" w:date="2026-07-31T10:48:58Z">
        <w:r>
          <w:rPr/>
          <w:t>Johnson</w:t>
        </w:r>
      </w:ins>
      <w:del w:id="390" w:author="Unknown Author" w:date="2026-07-31T10:48:58Z">
        <w:r>
          <w:rPr>
            <w:rFonts w:ascii="Liberation Serif" w:hAnsi="Liberation Serif"/>
          </w:rPr>
          <w:delText>Dogucu</w:delText>
        </w:r>
      </w:del>
      <w:r>
        <w:rPr/>
        <w:t xml:space="preserve"> </w:t>
      </w:r>
      <w:ins w:id="391" w:author="Unknown Author" w:date="2026-07-31T10:48:58Z">
        <w:r>
          <w:rPr/>
          <w:t>AA,</w:t>
        </w:r>
      </w:ins>
      <w:del w:id="392" w:author="Unknown Author" w:date="2026-07-31T10:48:58Z">
        <w:r>
          <w:rPr>
            <w:rFonts w:ascii="Liberation Serif" w:hAnsi="Liberation Serif"/>
          </w:rPr>
          <w:delText>M</w:delText>
        </w:r>
      </w:del>
      <w:r>
        <w:rPr/>
        <w:t xml:space="preserve"> </w:t>
      </w:r>
      <w:ins w:id="393" w:author="Unknown Author" w:date="2026-07-31T10:48:58Z">
        <w:r>
          <w:rPr/>
          <w:t>Ott</w:t>
        </w:r>
      </w:ins>
      <w:del w:id="394" w:author="Unknown Author" w:date="2026-07-31T10:48:58Z">
        <w:r>
          <w:rPr>
            <w:rFonts w:ascii="Liberation Serif" w:hAnsi="Liberation Serif"/>
          </w:rPr>
          <w:delText>Miles</w:delText>
        </w:r>
      </w:del>
      <w:r>
        <w:rPr/>
        <w:t xml:space="preserve"> </w:t>
      </w:r>
      <w:ins w:id="395" w:author="Unknown Author" w:date="2026-07-31T10:48:58Z">
        <w:r>
          <w:rPr/>
          <w:t>MQ,</w:t>
        </w:r>
      </w:ins>
      <w:del w:id="396" w:author="Unknown Author" w:date="2026-07-31T10:48:58Z">
        <w:r>
          <w:rPr>
            <w:rFonts w:ascii="Liberation Serif" w:hAnsi="Liberation Serif"/>
          </w:rPr>
          <w:delText>Q.</w:delText>
        </w:r>
      </w:del>
      <w:r>
        <w:rPr/>
        <w:t xml:space="preserve"> </w:t>
      </w:r>
      <w:ins w:id="397" w:author="Unknown Author" w:date="2026-07-31T10:48:58Z">
        <w:r>
          <w:rPr/>
          <w:t>Dogucu M</w:t>
        </w:r>
      </w:ins>
      <w:del w:id="398" w:author="Unknown Author" w:date="2026-07-31T10:48:58Z">
        <w:r>
          <w:rPr>
            <w:rFonts w:ascii="Liberation Serif" w:hAnsi="Liberation Serif"/>
          </w:rPr>
          <w:delText>Ott</w:delText>
        </w:r>
      </w:del>
      <w:r>
        <w:rPr/>
        <w:t>. Bayes Rules! An Introduction to Applied Bayesian Modeling</w:t>
      </w:r>
      <w:ins w:id="399" w:author="Unknown Author" w:date="2026-07-31T10:48:58Z">
        <w:r>
          <w:rPr/>
          <w:t>. 1st ed. CRC Press; 2022</w:t>
        </w:r>
      </w:ins>
      <w:r>
        <w:rPr/>
        <w:t xml:space="preserve">. </w:t>
      </w:r>
      <w:bookmarkEnd w:id="41"/>
    </w:p>
    <w:p>
      <w:pPr>
        <w:pStyle w:val="Bibliography"/>
        <w:rPr/>
      </w:pPr>
      <w:bookmarkStart w:id="42" w:name="X7e5fcb01483c46ceec3804400aa01747d15580c"/>
      <w:ins w:id="400" w:author="Unknown Author" w:date="2026-07-31T10:48:58Z">
        <w:r>
          <w:rPr/>
          <w:t>19</w:t>
        </w:r>
      </w:ins>
      <w:del w:id="401" w:author="Unknown Author" w:date="2026-07-31T10:48:58Z">
        <w:r>
          <w:rPr>
            <w:rFonts w:ascii="Liberation Serif" w:hAnsi="Liberation Serif"/>
          </w:rPr>
          <w:delText>17</w:delText>
        </w:r>
      </w:del>
      <w:r>
        <w:rPr/>
        <w:t xml:space="preserve">. </w:t>
        <w:tab/>
        <w:t xml:space="preserve">McElreath R. Statistical Rethinking: A Bayesian Course with Examples in R and STAN. 2nd ed. CRC Press; 2020. </w:t>
      </w:r>
      <w:bookmarkEnd w:id="42"/>
    </w:p>
    <w:p>
      <w:pPr>
        <w:pStyle w:val="Bibliography"/>
        <w:rPr/>
      </w:pPr>
      <w:bookmarkStart w:id="43" w:name="Xfbc06ab4e8a143dd15dec8dfd06cc82cc01ab3c"/>
      <w:ins w:id="402" w:author="Unknown Author" w:date="2026-07-31T10:48:58Z">
        <w:r>
          <w:rPr/>
          <w:t>20</w:t>
        </w:r>
      </w:ins>
      <w:del w:id="403" w:author="Unknown Author" w:date="2026-07-31T10:48:58Z">
        <w:r>
          <w:rPr>
            <w:rFonts w:ascii="Liberation Serif" w:hAnsi="Liberation Serif"/>
          </w:rPr>
          <w:delText>18</w:delText>
        </w:r>
      </w:del>
      <w:r>
        <w:rPr/>
        <w:t xml:space="preserve">. </w:t>
        <w:tab/>
        <w:t xml:space="preserve">Kruschke JK. Bayesian Analysis Reporting Guidelines. </w:t>
      </w:r>
      <w:ins w:id="404" w:author="Unknown Author" w:date="2026-07-31T10:48:58Z">
        <w:r>
          <w:rPr>
            <w:i/>
            <w:iCs/>
          </w:rPr>
          <w:t>Nat.</w:t>
        </w:r>
      </w:ins>
      <w:del w:id="405" w:author="Unknown Author" w:date="2026-07-31T10:48:58Z">
        <w:r>
          <w:rPr>
            <w:rFonts w:ascii="Liberation Serif" w:hAnsi="Liberation Serif"/>
            <w:i/>
            <w:iCs/>
          </w:rPr>
          <w:delText>Nature</w:delText>
        </w:r>
      </w:del>
      <w:r>
        <w:rPr>
          <w:i/>
          <w:iCs/>
        </w:rPr>
        <w:t xml:space="preserve"> </w:t>
      </w:r>
      <w:ins w:id="406" w:author="Unknown Author" w:date="2026-07-31T10:48:58Z">
        <w:r>
          <w:rPr>
            <w:i/>
            <w:iCs/>
          </w:rPr>
          <w:t>Hum.</w:t>
        </w:r>
      </w:ins>
      <w:del w:id="407" w:author="Unknown Author" w:date="2026-07-31T10:48:58Z">
        <w:r>
          <w:rPr>
            <w:rFonts w:ascii="Liberation Serif" w:hAnsi="Liberation Serif"/>
            <w:i/>
            <w:iCs/>
          </w:rPr>
          <w:delText>Human</w:delText>
        </w:r>
      </w:del>
      <w:r>
        <w:rPr>
          <w:i/>
          <w:iCs/>
        </w:rPr>
        <w:t xml:space="preserve"> </w:t>
      </w:r>
      <w:ins w:id="408" w:author="Unknown Author" w:date="2026-07-31T10:48:58Z">
        <w:r>
          <w:rPr>
            <w:i/>
            <w:iCs/>
          </w:rPr>
          <w:t>Behav</w:t>
        </w:r>
      </w:ins>
      <w:del w:id="409" w:author="Unknown Author" w:date="2026-07-31T10:48:58Z">
        <w:r>
          <w:rPr>
            <w:rFonts w:ascii="Liberation Serif" w:hAnsi="Liberation Serif"/>
            <w:i/>
            <w:iCs/>
          </w:rPr>
          <w:delText>Behaviour</w:delText>
        </w:r>
      </w:del>
      <w:r>
        <w:rPr>
          <w:i/>
          <w:iCs/>
        </w:rPr>
        <w:t>.</w:t>
      </w:r>
      <w:r>
        <w:rPr/>
        <w:t xml:space="preserve"> 2021;5:1282–1291. </w:t>
      </w:r>
      <w:bookmarkEnd w:id="43"/>
    </w:p>
    <w:p>
      <w:pPr>
        <w:pStyle w:val="Bibliography"/>
        <w:rPr>
          <w:ins w:id="413" w:author="Unknown Author" w:date="2026-07-31T10:48:58Z"/>
        </w:rPr>
      </w:pPr>
      <w:bookmarkStart w:id="44" w:name="X053f4f5eb0ba24b3cae539729fbebad36013145"/>
      <w:ins w:id="410" w:author="Unknown Author" w:date="2026-07-31T10:48:58Z">
        <w:r>
          <w:rPr/>
          <w:t xml:space="preserve">21. </w:t>
          <w:tab/>
          <w:t xml:space="preserve">Vandenbroucke JP, von Elm E, Altman DG, Gøtzsche PC, Mulrow CD, Pocock SJ, Poole C, Schlesselman JJ, Egger M, STROBE Initiative. Strengthening the Reporting of Observational Studies in Epidemiology (STROBE): Explanation and elaboration. </w:t>
        </w:r>
      </w:ins>
      <w:ins w:id="411" w:author="Unknown Author" w:date="2026-07-31T10:48:58Z">
        <w:r>
          <w:rPr>
            <w:i/>
            <w:iCs/>
          </w:rPr>
          <w:t>PLoS Med.</w:t>
        </w:r>
      </w:ins>
      <w:ins w:id="412" w:author="Unknown Author" w:date="2026-07-31T10:48:58Z">
        <w:r>
          <w:rPr/>
          <w:t xml:space="preserve"> 2007;4:e297. </w:t>
        </w:r>
      </w:ins>
      <w:bookmarkEnd w:id="44"/>
    </w:p>
    <w:p>
      <w:pPr>
        <w:pStyle w:val="Bibliography"/>
        <w:rPr/>
      </w:pPr>
      <w:bookmarkStart w:id="45" w:name="Xadd1365c52322e3ad3aed151084109b8ced3dcd"/>
      <w:ins w:id="414" w:author="Unknown Author" w:date="2026-07-31T10:48:58Z">
        <w:r>
          <w:rPr/>
          <w:t>22</w:t>
        </w:r>
      </w:ins>
      <w:del w:id="415" w:author="Unknown Author" w:date="2026-07-31T10:48:58Z">
        <w:r>
          <w:rPr>
            <w:rFonts w:ascii="Liberation Serif" w:hAnsi="Liberation Serif"/>
          </w:rPr>
          <w:delText>19</w:delText>
        </w:r>
      </w:del>
      <w:r>
        <w:rPr/>
        <w:t xml:space="preserve">. </w:t>
        <w:tab/>
        <w:t xml:space="preserve">Debertin J, Jurado Vélez JA, Corlin L, Hidalgo B, Murray EJ. Synthesizing Subject-matter Expertise for Variable Selection in Causal Effect Estimation: A Case Study. </w:t>
      </w:r>
      <w:r>
        <w:rPr>
          <w:i/>
          <w:iCs/>
        </w:rPr>
        <w:t>Epidemiology</w:t>
      </w:r>
      <w:r>
        <w:rPr/>
        <w:t xml:space="preserve">. 2024;35:642. </w:t>
      </w:r>
      <w:bookmarkEnd w:id="45"/>
    </w:p>
    <w:p>
      <w:pPr>
        <w:pStyle w:val="Bibliography"/>
        <w:rPr/>
      </w:pPr>
      <w:bookmarkStart w:id="46" w:name="ref-tennantUseDirectedAcyclic2021"/>
      <w:ins w:id="416" w:author="Unknown Author" w:date="2026-07-31T10:48:58Z">
        <w:r>
          <w:rPr/>
          <w:t>23</w:t>
        </w:r>
      </w:ins>
      <w:del w:id="417" w:author="Unknown Author" w:date="2026-07-31T10:48:58Z">
        <w:r>
          <w:rPr>
            <w:rFonts w:ascii="Liberation Serif" w:hAnsi="Liberation Serif"/>
          </w:rPr>
          <w:delText>20</w:delText>
        </w:r>
      </w:del>
      <w:r>
        <w:rPr/>
        <w:t xml:space="preserve">. </w:t>
        <w:tab/>
        <w:t xml:space="preserve">Tennant PWG, Murray EJ, Arnold KF, Berrie L, Fox MP, Gadd SC, Harrison WJ, Keeble C, Ranker LR, Textor J, et al. Use of directed acyclic graphs (DAGs) to identify confounders in applied health research: Review and recommendations. </w:t>
      </w:r>
      <w:ins w:id="418" w:author="Unknown Author" w:date="2026-07-31T10:48:58Z">
        <w:r>
          <w:rPr>
            <w:i/>
            <w:iCs/>
          </w:rPr>
          <w:t>Int.</w:t>
        </w:r>
      </w:ins>
      <w:del w:id="419" w:author="Unknown Author" w:date="2026-07-31T10:48:58Z">
        <w:r>
          <w:rPr>
            <w:rFonts w:ascii="Liberation Serif" w:hAnsi="Liberation Serif"/>
            <w:i/>
            <w:iCs/>
          </w:rPr>
          <w:delText>International</w:delText>
        </w:r>
      </w:del>
      <w:r>
        <w:rPr>
          <w:i/>
          <w:iCs/>
        </w:rPr>
        <w:t xml:space="preserve"> </w:t>
      </w:r>
      <w:ins w:id="420" w:author="Unknown Author" w:date="2026-07-31T10:48:58Z">
        <w:r>
          <w:rPr>
            <w:i/>
            <w:iCs/>
          </w:rPr>
          <w:t>J.</w:t>
        </w:r>
      </w:ins>
      <w:del w:id="421" w:author="Unknown Author" w:date="2026-07-31T10:48:58Z">
        <w:r>
          <w:rPr>
            <w:rFonts w:ascii="Liberation Serif" w:hAnsi="Liberation Serif"/>
            <w:i/>
            <w:iCs/>
          </w:rPr>
          <w:delText>Journal</w:delText>
        </w:r>
      </w:del>
      <w:r>
        <w:rPr>
          <w:i/>
          <w:iCs/>
        </w:rPr>
        <w:t xml:space="preserve"> </w:t>
      </w:r>
      <w:ins w:id="422" w:author="Unknown Author" w:date="2026-07-31T10:48:58Z">
        <w:r>
          <w:rPr>
            <w:i/>
            <w:iCs/>
          </w:rPr>
          <w:t>Epidemiol</w:t>
        </w:r>
      </w:ins>
      <w:del w:id="423" w:author="Unknown Author" w:date="2026-07-31T10:48:58Z">
        <w:r>
          <w:rPr>
            <w:rFonts w:ascii="Liberation Serif" w:hAnsi="Liberation Serif"/>
            <w:i/>
            <w:iCs/>
          </w:rPr>
          <w:delText>of Epidemiology</w:delText>
        </w:r>
      </w:del>
      <w:r>
        <w:rPr>
          <w:i/>
          <w:iCs/>
        </w:rPr>
        <w:t>.</w:t>
      </w:r>
      <w:r>
        <w:rPr/>
        <w:t xml:space="preserve"> 2021;50:620–632. </w:t>
      </w:r>
      <w:bookmarkEnd w:id="46"/>
    </w:p>
    <w:p>
      <w:pPr>
        <w:pStyle w:val="Bibliography"/>
        <w:rPr/>
      </w:pPr>
      <w:bookmarkStart w:id="47" w:name="ref-hernanSpecifyingTargetTrial2016"/>
      <w:ins w:id="424" w:author="Unknown Author" w:date="2026-07-31T10:48:58Z">
        <w:r>
          <w:rPr/>
          <w:t>24</w:t>
        </w:r>
      </w:ins>
      <w:del w:id="425" w:author="Unknown Author" w:date="2026-07-31T10:48:58Z">
        <w:r>
          <w:rPr>
            <w:rFonts w:ascii="Liberation Serif" w:hAnsi="Liberation Serif"/>
          </w:rPr>
          <w:delText>21</w:delText>
        </w:r>
      </w:del>
      <w:r>
        <w:rPr/>
        <w:t xml:space="preserve">. </w:t>
        <w:tab/>
        <w:t xml:space="preserve">Hernán MA, Sauer BC, Hernández-Díaz S, Platt R, Shrier I. Specifying a target trial prevents immortal time bias and other self-inflicted injuries in observational analyses. </w:t>
      </w:r>
      <w:ins w:id="426" w:author="Unknown Author" w:date="2026-07-31T10:48:58Z">
        <w:r>
          <w:rPr>
            <w:i/>
            <w:iCs/>
          </w:rPr>
          <w:t>J.</w:t>
        </w:r>
      </w:ins>
      <w:del w:id="427" w:author="Unknown Author" w:date="2026-07-31T10:48:58Z">
        <w:r>
          <w:rPr>
            <w:rFonts w:ascii="Liberation Serif" w:hAnsi="Liberation Serif"/>
            <w:i/>
            <w:iCs/>
          </w:rPr>
          <w:delText>Journal</w:delText>
        </w:r>
      </w:del>
      <w:r>
        <w:rPr>
          <w:i/>
          <w:iCs/>
        </w:rPr>
        <w:t xml:space="preserve"> </w:t>
      </w:r>
      <w:ins w:id="428" w:author="Unknown Author" w:date="2026-07-31T10:48:58Z">
        <w:r>
          <w:rPr>
            <w:i/>
            <w:iCs/>
          </w:rPr>
          <w:t>Clin.</w:t>
        </w:r>
      </w:ins>
      <w:del w:id="429" w:author="Unknown Author" w:date="2026-07-31T10:48:58Z">
        <w:r>
          <w:rPr>
            <w:rFonts w:ascii="Liberation Serif" w:hAnsi="Liberation Serif"/>
            <w:i/>
            <w:iCs/>
          </w:rPr>
          <w:delText>of</w:delText>
        </w:r>
      </w:del>
      <w:r>
        <w:rPr>
          <w:i/>
          <w:iCs/>
        </w:rPr>
        <w:t xml:space="preserve"> </w:t>
      </w:r>
      <w:ins w:id="430" w:author="Unknown Author" w:date="2026-07-31T10:48:58Z">
        <w:r>
          <w:rPr>
            <w:i/>
            <w:iCs/>
          </w:rPr>
          <w:t>Epidemiol</w:t>
        </w:r>
      </w:ins>
      <w:del w:id="431" w:author="Unknown Author" w:date="2026-07-31T10:48:58Z">
        <w:r>
          <w:rPr>
            <w:rFonts w:ascii="Liberation Serif" w:hAnsi="Liberation Serif"/>
            <w:i/>
            <w:iCs/>
          </w:rPr>
          <w:delText>Clinical Epidemiology</w:delText>
        </w:r>
      </w:del>
      <w:r>
        <w:rPr>
          <w:i/>
          <w:iCs/>
        </w:rPr>
        <w:t>.</w:t>
      </w:r>
      <w:r>
        <w:rPr/>
        <w:t xml:space="preserve"> 2016;79:70–75. </w:t>
      </w:r>
      <w:bookmarkEnd w:id="47"/>
    </w:p>
    <w:p>
      <w:pPr>
        <w:pStyle w:val="Bibliography"/>
        <w:rPr/>
      </w:pPr>
      <w:bookmarkStart w:id="48" w:name="Xedc2e0f0a31863d3317a2038cd4180ef4585a94"/>
      <w:ins w:id="432" w:author="Unknown Author" w:date="2026-07-31T10:48:58Z">
        <w:r>
          <w:rPr/>
          <w:t>25</w:t>
        </w:r>
      </w:ins>
      <w:del w:id="433" w:author="Unknown Author" w:date="2026-07-31T10:48:58Z">
        <w:r>
          <w:rPr>
            <w:rFonts w:ascii="Liberation Serif" w:hAnsi="Liberation Serif"/>
          </w:rPr>
          <w:delText>22</w:delText>
        </w:r>
      </w:del>
      <w:r>
        <w:rPr/>
        <w:t xml:space="preserve">. </w:t>
        <w:tab/>
        <w:t xml:space="preserve">Fink JN, Frampton CM, Lyden P, Lees KR, Virtual International Stroke Trials Archive Investigators. Does hemispheric lateralization influence functional and cardiovascular outcomes after stroke?: An analysis of placebo-treated patients from prospective acute stroke trials. </w:t>
      </w:r>
      <w:r>
        <w:rPr>
          <w:i/>
          <w:iCs/>
        </w:rPr>
        <w:t>Stroke</w:t>
      </w:r>
      <w:r>
        <w:rPr/>
        <w:t xml:space="preserve">. 2008;39:3335–3340. </w:t>
      </w:r>
      <w:bookmarkEnd w:id="48"/>
    </w:p>
    <w:p>
      <w:pPr>
        <w:pStyle w:val="Bibliography"/>
        <w:rPr/>
      </w:pPr>
      <w:bookmarkStart w:id="49" w:name="ref-almekhlafiStrokeLateralityDid2019"/>
      <w:ins w:id="434" w:author="Unknown Author" w:date="2026-07-31T10:48:58Z">
        <w:r>
          <w:rPr/>
          <w:t>26</w:t>
        </w:r>
      </w:ins>
      <w:del w:id="435" w:author="Unknown Author" w:date="2026-07-31T10:48:58Z">
        <w:r>
          <w:rPr>
            <w:rFonts w:ascii="Liberation Serif" w:hAnsi="Liberation Serif"/>
          </w:rPr>
          <w:delText>23</w:delText>
        </w:r>
      </w:del>
      <w:r>
        <w:rPr/>
        <w:t xml:space="preserve">. </w:t>
        <w:tab/>
        <w:t xml:space="preserve">Almekhlafi MA, Hill MD, Roos YM, Campbell BCV, Muir KW, Demchuk AM, Bracard S, Gomis M, Guillemin F, Jovin TG, et al. Stroke Laterality Did Not Modify Outcomes in the HERMES Meta-Analysis of Individual Patient Data of 7 Trials. </w:t>
      </w:r>
      <w:r>
        <w:rPr>
          <w:i/>
          <w:iCs/>
        </w:rPr>
        <w:t>Stroke</w:t>
      </w:r>
      <w:r>
        <w:rPr/>
        <w:t xml:space="preserve">. 2019;50:2118–2124. </w:t>
      </w:r>
      <w:bookmarkEnd w:id="49"/>
    </w:p>
    <w:p>
      <w:pPr>
        <w:pStyle w:val="Bibliography"/>
        <w:rPr/>
      </w:pPr>
      <w:bookmarkStart w:id="50" w:name="X7a4c185c12dbffdfd1dae8f81a04f8589333b44"/>
      <w:ins w:id="436" w:author="Unknown Author" w:date="2026-07-31T10:48:58Z">
        <w:r>
          <w:rPr/>
          <w:t>27</w:t>
        </w:r>
      </w:ins>
      <w:del w:id="437" w:author="Unknown Author" w:date="2026-07-31T10:48:58Z">
        <w:r>
          <w:rPr>
            <w:rFonts w:ascii="Liberation Serif" w:hAnsi="Liberation Serif"/>
          </w:rPr>
          <w:delText>24</w:delText>
        </w:r>
      </w:del>
      <w:r>
        <w:rPr/>
        <w:t xml:space="preserve">. </w:t>
        <w:tab/>
        <w:t xml:space="preserve">Neugebauer H, Creutzfeldt CJ, Hemphill JC, Heuschmann PU, Jüttler E. DESTINY-S: Attitudes of Physicians Toward Disability and Treatment in Malignant MCA Infarction. </w:t>
      </w:r>
      <w:ins w:id="438" w:author="Unknown Author" w:date="2026-07-31T10:48:58Z">
        <w:r>
          <w:rPr>
            <w:i/>
            <w:iCs/>
          </w:rPr>
          <w:t>Neurocrit.</w:t>
        </w:r>
      </w:ins>
      <w:del w:id="439" w:author="Unknown Author" w:date="2026-07-31T10:48:58Z">
        <w:r>
          <w:rPr>
            <w:rFonts w:ascii="Liberation Serif" w:hAnsi="Liberation Serif"/>
            <w:i/>
            <w:iCs/>
          </w:rPr>
          <w:delText>Neurocritical</w:delText>
        </w:r>
      </w:del>
      <w:r>
        <w:rPr>
          <w:i/>
          <w:iCs/>
        </w:rPr>
        <w:t xml:space="preserve"> Care</w:t>
      </w:r>
      <w:r>
        <w:rPr/>
        <w:t xml:space="preserve">. 2014;21:27–34. </w:t>
      </w:r>
      <w:bookmarkEnd w:id="50"/>
    </w:p>
    <w:p>
      <w:pPr>
        <w:pStyle w:val="Bibliography"/>
        <w:rPr/>
      </w:pPr>
      <w:bookmarkStart w:id="51" w:name="X891c4e92ab559843651bf648920cce7507bc2b7"/>
      <w:ins w:id="440" w:author="Unknown Author" w:date="2026-07-31T10:48:58Z">
        <w:r>
          <w:rPr/>
          <w:t>28</w:t>
        </w:r>
      </w:ins>
      <w:del w:id="441" w:author="Unknown Author" w:date="2026-07-31T10:48:58Z">
        <w:r>
          <w:rPr>
            <w:rFonts w:ascii="Liberation Serif" w:hAnsi="Liberation Serif"/>
          </w:rPr>
          <w:delText>25</w:delText>
        </w:r>
      </w:del>
      <w:r>
        <w:rPr/>
        <w:t xml:space="preserve">. </w:t>
        <w:tab/>
        <w:t xml:space="preserve">Neugebauer H, Schnabl M, Lulé D, Heuschmann PU, Jüttler E, IGNITE Study Group (Initiative of German NeuroIntensive Trial Engagement). Attitudes of Patients and Relatives Toward Disability and Treatment in Malignant MCA Infarction. </w:t>
      </w:r>
      <w:ins w:id="442" w:author="Unknown Author" w:date="2026-07-31T10:48:58Z">
        <w:r>
          <w:rPr>
            <w:i/>
            <w:iCs/>
          </w:rPr>
          <w:t>Neurocrit.</w:t>
        </w:r>
      </w:ins>
      <w:del w:id="443" w:author="Unknown Author" w:date="2026-07-31T10:48:58Z">
        <w:r>
          <w:rPr>
            <w:rFonts w:ascii="Liberation Serif" w:hAnsi="Liberation Serif"/>
            <w:i/>
            <w:iCs/>
          </w:rPr>
          <w:delText>Neurocritical</w:delText>
        </w:r>
      </w:del>
      <w:r>
        <w:rPr>
          <w:i/>
          <w:iCs/>
        </w:rPr>
        <w:t xml:space="preserve"> Care</w:t>
      </w:r>
      <w:r>
        <w:rPr/>
        <w:t xml:space="preserve">. 2017;26:311–318. </w:t>
      </w:r>
      <w:bookmarkEnd w:id="51"/>
    </w:p>
    <w:p>
      <w:pPr>
        <w:pStyle w:val="Bibliography"/>
        <w:rPr/>
      </w:pPr>
      <w:bookmarkStart w:id="52" w:name="X43fe660b2331ec7445277f5239a44c6686e4cba"/>
      <w:ins w:id="444" w:author="Unknown Author" w:date="2026-07-31T10:48:58Z">
        <w:r>
          <w:rPr/>
          <w:t>29</w:t>
        </w:r>
      </w:ins>
      <w:del w:id="445" w:author="Unknown Author" w:date="2026-07-31T10:48:58Z">
        <w:r>
          <w:rPr>
            <w:rFonts w:ascii="Liberation Serif" w:hAnsi="Liberation Serif"/>
          </w:rPr>
          <w:delText>26</w:delText>
        </w:r>
      </w:del>
      <w:r>
        <w:rPr/>
        <w:t xml:space="preserve">. </w:t>
        <w:tab/>
        <w:t xml:space="preserve">Neugebauer H, Malakou F, Uttner I, Köpke M, Jüttler E, IGNITE Study Group (Initiative of German NeuroIntensive Trial Engagement). Attitudes of Nurses Toward Disability and Treatment in Space-Occupying Middle Cerebral Artery Stroke. </w:t>
      </w:r>
      <w:ins w:id="446" w:author="Unknown Author" w:date="2026-07-31T10:48:58Z">
        <w:r>
          <w:rPr>
            <w:i/>
            <w:iCs/>
          </w:rPr>
          <w:t>Neurocrit.</w:t>
        </w:r>
      </w:ins>
      <w:del w:id="447" w:author="Unknown Author" w:date="2026-07-31T10:48:58Z">
        <w:r>
          <w:rPr>
            <w:rFonts w:ascii="Liberation Serif" w:hAnsi="Liberation Serif"/>
            <w:i/>
            <w:iCs/>
          </w:rPr>
          <w:delText>Neurocritical</w:delText>
        </w:r>
      </w:del>
      <w:r>
        <w:rPr>
          <w:i/>
          <w:iCs/>
        </w:rPr>
        <w:t xml:space="preserve"> Care</w:t>
      </w:r>
      <w:r>
        <w:rPr/>
        <w:t xml:space="preserve">. 2019;30:132–138. </w:t>
      </w:r>
      <w:bookmarkEnd w:id="20"/>
      <w:bookmarkEnd w:id="52"/>
    </w:p>
    <w:p>
      <w:pPr>
        <w:pStyle w:val="Normal"/>
        <w:rPr/>
      </w:pPr>
      <w:r>
        <w:rPr/>
      </w:r>
      <w:bookmarkEnd w:id="19"/>
      <w:r>
        <w:br w:type="page"/>
      </w:r>
    </w:p>
    <w:p>
      <w:pPr>
        <w:pStyle w:val="Heading2"/>
        <w:spacing w:before="0" w:after="80"/>
        <w:rPr/>
      </w:pPr>
      <w:bookmarkStart w:id="53" w:name="tables"/>
      <w:r>
        <w:rPr/>
        <w:t>Tables</w:t>
      </w:r>
    </w:p>
    <w:tbl>
      <w:tblPr>
        <w:tblW w:w="5000" w:type="pct"/>
        <w:jc w:val="center"/>
        <w:tblInd w:w="0" w:type="dxa"/>
        <w:tblLayout w:type="fixed"/>
        <w:tblCellMar>
          <w:top w:w="0" w:type="dxa"/>
          <w:left w:w="60" w:type="dxa"/>
          <w:bottom w:w="0" w:type="dxa"/>
          <w:right w:w="60" w:type="dxa"/>
        </w:tblCellMar>
        <w:tblLook w:noHBand="0" w:noVBand="0" w:firstColumn="0" w:lastRow="0" w:lastColumn="0" w:firstRow="0" w:val="0000"/>
      </w:tblPr>
      <w:tblGrid>
        <w:gridCol w:w="1872"/>
        <w:gridCol w:w="1872"/>
        <w:gridCol w:w="1872"/>
        <w:gridCol w:w="1872"/>
        <w:gridCol w:w="1872"/>
      </w:tblGrid>
      <w:tr>
        <w:trPr/>
        <w:tc>
          <w:tcPr>
            <w:tcW w:w="9360" w:type="dxa"/>
            <w:gridSpan w:val="5"/>
            <w:tcBorders/>
          </w:tcPr>
          <w:p>
            <w:pPr>
              <w:pStyle w:val="ImageCaption"/>
              <w:spacing w:before="200" w:after="120"/>
              <w:jc w:val="left"/>
              <w:rPr/>
            </w:pPr>
            <w:r>
              <w:rPr/>
              <w:t>Table 1: Demographic and Clinical Characteristics of Patients with Left and Right Hemispheric Intracerebral Hemorrhage at Baseline</w:t>
            </w:r>
          </w:p>
        </w:tc>
      </w:tr>
      <w:tr>
        <w:trPr>
          <w:cantSplit/>
        </w:trPr>
        <w:tc>
          <w:tcPr>
            <w:tcW w:w="1872" w:type="dxa"/>
            <w:tcBorders>
              <w:top w:val="single" w:sz="16" w:space="0" w:color="D3D3D3"/>
              <w:left w:val="single" w:sz="6" w:space="0" w:color="D3D3D3"/>
              <w:bottom w:val="single" w:sz="16" w:space="0" w:color="D3D3D3"/>
            </w:tcBorders>
          </w:tcPr>
          <w:p>
            <w:pPr>
              <w:pStyle w:val="Normal"/>
              <w:keepNext w:val="true"/>
              <w:spacing w:before="0" w:after="60"/>
              <w:jc w:val="left"/>
              <w:rPr/>
            </w:pPr>
            <w:r>
              <w:rPr>
                <w:rFonts w:ascii="Calibri" w:hAnsi="Calibri"/>
                <w:b/>
                <w:sz w:val="20"/>
              </w:rPr>
              <w:t>Characteristic</w:t>
            </w:r>
          </w:p>
        </w:tc>
        <w:tc>
          <w:tcPr>
            <w:tcW w:w="1872" w:type="dxa"/>
            <w:tcBorders>
              <w:top w:val="single" w:sz="16" w:space="0" w:color="D3D3D3"/>
              <w:bottom w:val="single" w:sz="16" w:space="0" w:color="D3D3D3"/>
            </w:tcBorders>
          </w:tcPr>
          <w:p>
            <w:pPr>
              <w:pStyle w:val="Normal"/>
              <w:keepNext w:val="true"/>
              <w:spacing w:before="0" w:after="60"/>
              <w:jc w:val="center"/>
              <w:rPr/>
            </w:pPr>
            <w:r>
              <w:rPr>
                <w:rFonts w:ascii="Calibri" w:hAnsi="Calibri"/>
                <w:b/>
                <w:sz w:val="20"/>
              </w:rPr>
              <w:t>Overall</w:t>
            </w:r>
            <w:r>
              <w:rPr>
                <w:rFonts w:ascii="Calibri" w:hAnsi="Calibri"/>
                <w:sz w:val="20"/>
              </w:rPr>
              <w:t xml:space="preserve"> N = 3,477</w:t>
            </w:r>
          </w:p>
        </w:tc>
        <w:tc>
          <w:tcPr>
            <w:tcW w:w="1872" w:type="dxa"/>
            <w:tcBorders>
              <w:top w:val="single" w:sz="16" w:space="0" w:color="D3D3D3"/>
              <w:bottom w:val="single" w:sz="16" w:space="0" w:color="D3D3D3"/>
            </w:tcBorders>
          </w:tcPr>
          <w:p>
            <w:pPr>
              <w:pStyle w:val="Normal"/>
              <w:keepNext w:val="true"/>
              <w:spacing w:before="0" w:after="60"/>
              <w:jc w:val="center"/>
              <w:rPr/>
            </w:pPr>
            <w:r>
              <w:rPr>
                <w:rFonts w:ascii="Calibri" w:hAnsi="Calibri"/>
                <w:b/>
                <w:sz w:val="20"/>
              </w:rPr>
              <w:t>Left</w:t>
            </w:r>
            <w:r>
              <w:rPr>
                <w:rFonts w:ascii="Calibri" w:hAnsi="Calibri"/>
                <w:sz w:val="20"/>
              </w:rPr>
              <w:t xml:space="preserve"> N = 1,720</w:t>
            </w:r>
          </w:p>
        </w:tc>
        <w:tc>
          <w:tcPr>
            <w:tcW w:w="1872" w:type="dxa"/>
            <w:tcBorders>
              <w:top w:val="single" w:sz="16" w:space="0" w:color="D3D3D3"/>
              <w:bottom w:val="single" w:sz="16" w:space="0" w:color="D3D3D3"/>
            </w:tcBorders>
          </w:tcPr>
          <w:p>
            <w:pPr>
              <w:pStyle w:val="Normal"/>
              <w:keepNext w:val="true"/>
              <w:spacing w:before="0" w:after="60"/>
              <w:jc w:val="center"/>
              <w:rPr/>
            </w:pPr>
            <w:r>
              <w:rPr>
                <w:rFonts w:ascii="Calibri" w:hAnsi="Calibri"/>
                <w:b/>
                <w:sz w:val="20"/>
              </w:rPr>
              <w:t>Right</w:t>
            </w:r>
            <w:r>
              <w:rPr>
                <w:rFonts w:ascii="Calibri" w:hAnsi="Calibri"/>
                <w:sz w:val="20"/>
              </w:rPr>
              <w:t xml:space="preserve"> N = 1,757</w:t>
            </w:r>
          </w:p>
        </w:tc>
        <w:tc>
          <w:tcPr>
            <w:tcW w:w="1872" w:type="dxa"/>
            <w:tcBorders>
              <w:top w:val="single" w:sz="16" w:space="0" w:color="D3D3D3"/>
              <w:bottom w:val="single" w:sz="16" w:space="0" w:color="D3D3D3"/>
              <w:right w:val="single" w:sz="6" w:space="0" w:color="D3D3D3"/>
            </w:tcBorders>
          </w:tcPr>
          <w:p>
            <w:pPr>
              <w:pStyle w:val="Normal"/>
              <w:keepNext w:val="true"/>
              <w:spacing w:before="0" w:after="60"/>
              <w:jc w:val="center"/>
              <w:rPr/>
            </w:pPr>
            <w:r>
              <w:rPr>
                <w:rFonts w:ascii="Calibri" w:hAnsi="Calibri"/>
                <w:b/>
                <w:sz w:val="20"/>
              </w:rPr>
              <w:t>SMD</w:t>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pPr>
            <w:r>
              <w:rPr>
                <w:rFonts w:ascii="Calibri" w:hAnsi="Calibri"/>
                <w:b/>
                <w:sz w:val="20"/>
              </w:rPr>
              <w:t>Age</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61 (52, 73)</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61 (52, 72)</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61 (52, 73)</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-0.01</w:t>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pPr>
            <w:r>
              <w:rPr>
                <w:rFonts w:ascii="Calibri" w:hAnsi="Calibri"/>
                <w:b/>
                <w:sz w:val="20"/>
              </w:rPr>
              <w:t>Sex</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0.05</w:t>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pPr>
            <w:r>
              <w:rPr>
                <w:rFonts w:ascii="Calibri" w:hAnsi="Calibri"/>
                <w:sz w:val="20"/>
              </w:rPr>
              <w:t>    </w:t>
            </w:r>
            <w:r>
              <w:rPr>
                <w:rFonts w:ascii="Calibri" w:hAnsi="Calibri"/>
                <w:sz w:val="20"/>
              </w:rPr>
              <w:t>Female</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1,396 (40%)</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713 (41%)</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683 (39%)</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pPr>
            <w:r>
              <w:rPr>
                <w:rFonts w:ascii="Calibri" w:hAnsi="Calibri"/>
                <w:sz w:val="20"/>
              </w:rPr>
              <w:t>    </w:t>
            </w:r>
            <w:r>
              <w:rPr>
                <w:rFonts w:ascii="Calibri" w:hAnsi="Calibri"/>
                <w:sz w:val="20"/>
              </w:rPr>
              <w:t>Male</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2,081 (60%)</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1,007 (59%)</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1,074 (61%)</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pPr>
            <w:r>
              <w:rPr>
                <w:rFonts w:ascii="Calibri" w:hAnsi="Calibri"/>
                <w:b/>
                <w:sz w:val="20"/>
              </w:rPr>
              <w:t>Race</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0.06</w:t>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pPr>
            <w:r>
              <w:rPr>
                <w:rFonts w:ascii="Calibri" w:hAnsi="Calibri"/>
                <w:sz w:val="20"/>
              </w:rPr>
              <w:t>    </w:t>
            </w:r>
            <w:r>
              <w:rPr>
                <w:rFonts w:ascii="Calibri" w:hAnsi="Calibri"/>
                <w:sz w:val="20"/>
              </w:rPr>
              <w:t>American Indian or Alaskan Native</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7 (0.2%)</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5 (0.3%)</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2 (0.1%)</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pPr>
            <w:r>
              <w:rPr>
                <w:rFonts w:ascii="Calibri" w:hAnsi="Calibri"/>
                <w:sz w:val="20"/>
              </w:rPr>
              <w:t>    </w:t>
            </w:r>
            <w:r>
              <w:rPr>
                <w:rFonts w:ascii="Calibri" w:hAnsi="Calibri"/>
                <w:sz w:val="20"/>
              </w:rPr>
              <w:t>Asian</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557 (16%)</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263 (15%)</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294 (17%)</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pPr>
            <w:r>
              <w:rPr>
                <w:rFonts w:ascii="Calibri" w:hAnsi="Calibri"/>
                <w:sz w:val="20"/>
              </w:rPr>
              <w:t>    </w:t>
            </w:r>
            <w:r>
              <w:rPr>
                <w:rFonts w:ascii="Calibri" w:hAnsi="Calibri"/>
                <w:sz w:val="20"/>
              </w:rPr>
              <w:t>Black or African-American</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1,022 (29%)</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510 (30%)</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512 (29%)</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pPr>
            <w:r>
              <w:rPr>
                <w:rFonts w:ascii="Calibri" w:hAnsi="Calibri"/>
                <w:sz w:val="20"/>
              </w:rPr>
              <w:t>    </w:t>
            </w:r>
            <w:r>
              <w:rPr>
                <w:rFonts w:ascii="Calibri" w:hAnsi="Calibri"/>
                <w:sz w:val="20"/>
              </w:rPr>
              <w:t>Other/Not Reported</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16 (0.5%)</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7 (0.4%)</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9 (0.5%)</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pPr>
            <w:r>
              <w:rPr>
                <w:rFonts w:ascii="Calibri" w:hAnsi="Calibri"/>
                <w:sz w:val="20"/>
              </w:rPr>
              <w:t>    </w:t>
            </w:r>
            <w:r>
              <w:rPr>
                <w:rFonts w:ascii="Calibri" w:hAnsi="Calibri"/>
                <w:sz w:val="20"/>
              </w:rPr>
              <w:t>White</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1,875 (54%)</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935 (54%)</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940 (54%)</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pPr>
            <w:r>
              <w:rPr>
                <w:rFonts w:ascii="Calibri" w:hAnsi="Calibri"/>
                <w:b/>
                <w:sz w:val="20"/>
              </w:rPr>
              <w:t>Ethnicity</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0.04</w:t>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pPr>
            <w:r>
              <w:rPr>
                <w:rFonts w:ascii="Calibri" w:hAnsi="Calibri"/>
                <w:sz w:val="20"/>
              </w:rPr>
              <w:t>    </w:t>
            </w:r>
            <w:r>
              <w:rPr>
                <w:rFonts w:ascii="Calibri" w:hAnsi="Calibri"/>
                <w:sz w:val="20"/>
              </w:rPr>
              <w:t>Hispanic or Latino</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129 (3.7%)</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70 (4.1%)</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59 (3.4%)</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pPr>
            <w:r>
              <w:rPr>
                <w:rFonts w:ascii="Calibri" w:hAnsi="Calibri"/>
                <w:sz w:val="20"/>
              </w:rPr>
              <w:t>    </w:t>
            </w:r>
            <w:r>
              <w:rPr>
                <w:rFonts w:ascii="Calibri" w:hAnsi="Calibri"/>
                <w:sz w:val="20"/>
              </w:rPr>
              <w:t>Not Hispanic or Latino</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2,296 (66%)</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1,141 (66%)</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1,155 (66%)</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pPr>
            <w:r>
              <w:rPr>
                <w:rFonts w:ascii="Calibri" w:hAnsi="Calibri"/>
                <w:sz w:val="20"/>
              </w:rPr>
              <w:t>    </w:t>
            </w:r>
            <w:r>
              <w:rPr>
                <w:rFonts w:ascii="Calibri" w:hAnsi="Calibri"/>
                <w:sz w:val="20"/>
              </w:rPr>
              <w:t>Unknown/Not Reported</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1,052 (30%)</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509 (30%)</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543 (31%)</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pPr>
            <w:r>
              <w:rPr>
                <w:rFonts w:ascii="Calibri" w:hAnsi="Calibri"/>
                <w:b/>
                <w:sz w:val="20"/>
              </w:rPr>
              <w:t>LNW to ED Presentation (mins)</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78 (60, 180)</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74 (60, 180)</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83 (59, 180)</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-0.06</w:t>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pPr>
            <w:r>
              <w:rPr>
                <w:rFonts w:ascii="Calibri" w:hAnsi="Calibri"/>
                <w:b/>
                <w:sz w:val="20"/>
              </w:rPr>
              <w:t>Baseline SBP (mm Hg)</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190 (165, 215)</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190 (165, 216)</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190 (165, 214)</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0.02</w:t>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pPr>
            <w:r>
              <w:rPr>
                <w:rFonts w:ascii="Calibri" w:hAnsi="Calibri"/>
                <w:b/>
                <w:sz w:val="20"/>
              </w:rPr>
              <w:t>Baseline NIHSS</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11 (6, 16)</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11 (6, 17)</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11 (7, 14)</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0.24</w:t>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pPr>
            <w:r>
              <w:rPr>
                <w:rFonts w:ascii="Calibri" w:hAnsi="Calibri"/>
                <w:b/>
                <w:sz w:val="20"/>
              </w:rPr>
              <w:t>Baseline GCS</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15 (12, 15)</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14 (11, 15)</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15 (13, 15)</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-0.26</w:t>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pPr>
            <w:r>
              <w:rPr>
                <w:rFonts w:ascii="Calibri" w:hAnsi="Calibri"/>
                <w:b/>
                <w:sz w:val="20"/>
              </w:rPr>
              <w:t>Hypertension</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784 (23%)</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366 (21%)</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418 (24%)</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0.06</w:t>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pPr>
            <w:r>
              <w:rPr>
                <w:rFonts w:ascii="Calibri" w:hAnsi="Calibri"/>
                <w:b/>
                <w:sz w:val="20"/>
              </w:rPr>
              <w:t>Type II Diabetes</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705 (20%)</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348 (20%)</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357 (20%)</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0.00</w:t>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pPr>
            <w:r>
              <w:rPr>
                <w:rFonts w:ascii="Calibri" w:hAnsi="Calibri"/>
                <w:b/>
                <w:sz w:val="20"/>
              </w:rPr>
              <w:t>Previous Stroke</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583 (17%)</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293 (17%)</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290 (17%)</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0.01</w:t>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pPr>
            <w:r>
              <w:rPr>
                <w:rFonts w:ascii="Calibri" w:hAnsi="Calibri"/>
                <w:b/>
                <w:sz w:val="20"/>
              </w:rPr>
              <w:t>Tobacco Use</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1,622 (47%)</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780 (45%)</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842 (48%)</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0.05</w:t>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pPr>
            <w:r>
              <w:rPr>
                <w:rFonts w:ascii="Calibri" w:hAnsi="Calibri"/>
                <w:b/>
                <w:sz w:val="20"/>
              </w:rPr>
              <w:t>ICH Location</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0.12</w:t>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pPr>
            <w:r>
              <w:rPr>
                <w:rFonts w:ascii="Calibri" w:hAnsi="Calibri"/>
                <w:sz w:val="20"/>
              </w:rPr>
              <w:t>    </w:t>
            </w:r>
            <w:r>
              <w:rPr>
                <w:rFonts w:ascii="Calibri" w:hAnsi="Calibri"/>
                <w:sz w:val="20"/>
              </w:rPr>
              <w:t>Basal Ganglia</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1,304 (38%)</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688 (40%)</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616 (35%)</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pPr>
            <w:r>
              <w:rPr>
                <w:rFonts w:ascii="Calibri" w:hAnsi="Calibri"/>
                <w:sz w:val="20"/>
              </w:rPr>
              <w:t>    </w:t>
            </w:r>
            <w:r>
              <w:rPr>
                <w:rFonts w:ascii="Calibri" w:hAnsi="Calibri"/>
                <w:sz w:val="20"/>
              </w:rPr>
              <w:t>Lobar</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1,016 (29%)</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505 (29%)</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511 (29%)</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pPr>
            <w:r>
              <w:rPr>
                <w:rFonts w:ascii="Calibri" w:hAnsi="Calibri"/>
                <w:sz w:val="20"/>
              </w:rPr>
              <w:t>    </w:t>
            </w:r>
            <w:r>
              <w:rPr>
                <w:rFonts w:ascii="Calibri" w:hAnsi="Calibri"/>
                <w:sz w:val="20"/>
              </w:rPr>
              <w:t>Thalamus</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1,157 (33%)</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527 (31%)</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630 (36%)</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pPr>
            <w:r>
              <w:rPr>
                <w:rFonts w:ascii="Calibri" w:hAnsi="Calibri"/>
                <w:b/>
                <w:sz w:val="20"/>
              </w:rPr>
              <w:t>ICH Volume (mL)</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11 (5, 26)</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11 (5, 24)</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12 (5, 27)</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-0.06</w:t>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pPr>
            <w:r>
              <w:rPr>
                <w:rFonts w:ascii="Calibri" w:hAnsi="Calibri"/>
                <w:b/>
                <w:sz w:val="20"/>
              </w:rPr>
              <w:t>IVH</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1,304 (38%)</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624 (36%)</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680 (39%)</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0.05</w:t>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pPr>
            <w:r>
              <w:rPr>
                <w:rFonts w:ascii="Calibri" w:hAnsi="Calibri"/>
                <w:b/>
                <w:sz w:val="20"/>
              </w:rPr>
              <w:t>Study</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0.05</w:t>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pPr>
            <w:r>
              <w:rPr>
                <w:rFonts w:ascii="Calibri" w:hAnsi="Calibri"/>
                <w:sz w:val="20"/>
              </w:rPr>
              <w:t>    </w:t>
            </w:r>
            <w:r>
              <w:rPr>
                <w:rFonts w:ascii="Calibri" w:hAnsi="Calibri"/>
                <w:sz w:val="20"/>
              </w:rPr>
              <w:t>ATACH-2</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990 (28%)</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472 (27%)</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518 (29%)</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
          </w:p>
        </w:tc>
      </w:tr>
      <w:tr>
        <w:trPr>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pPr>
            <w:r>
              <w:rPr>
                <w:rFonts w:ascii="Calibri" w:hAnsi="Calibri"/>
                <w:sz w:val="20"/>
              </w:rPr>
              <w:t>    </w:t>
            </w:r>
            <w:r>
              <w:rPr>
                <w:rFonts w:ascii="Calibri" w:hAnsi="Calibri"/>
                <w:sz w:val="20"/>
              </w:rPr>
              <w:t>ERICH</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2,487 (72%)</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1,248 (73%)</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Fonts w:ascii="Calibri" w:hAnsi="Calibri"/>
                <w:sz w:val="20"/>
              </w:rPr>
              <w:t>1,239 (71%)</w:t>
            </w:r>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center"/>
              <w:rPr/>
            </w:pPr>
            <w:r>
              <w:rPr/>
            </w:r>
          </w:p>
        </w:tc>
      </w:tr>
      <w:tr>
        <w:trPr>
          <w:cantSplit/>
        </w:trPr>
        <w:tc>
          <w:tcPr>
            <w:tcW w:w="9360" w:type="dxa"/>
            <w:gridSpan w:val="5"/>
            <w:tcBorders/>
          </w:tcPr>
          <w:p>
            <w:pPr>
              <w:pStyle w:val="Normal"/>
              <w:keepNext w:val="true"/>
              <w:spacing w:before="0" w:after="60"/>
              <w:rPr/>
            </w:pPr>
            <w:r>
              <w:rPr>
                <w:rFonts w:ascii="Calibri" w:hAnsi="Calibri"/>
                <w:sz w:val="20"/>
              </w:rPr>
              <w:t>Values are n/total n (%) or median (25th–75th percentiles) [no. of available patients in case of missing data]. LNW indicates last known well; ED, emergency department; SBP, systolic blood pressure; NIHSS, National Institutes of Health Stroke Scale; GCS, Glasgow Coma Scale; ICH, intracerebral hemorrhage; IVH, intraventricular hemorrhage; and SMD, standardized mean difference.</w:t>
            </w:r>
            <w:bookmarkStart w:id="54" w:name="tbl-1"/>
            <w:bookmarkEnd w:id="54"/>
          </w:p>
        </w:tc>
      </w:tr>
    </w:tbl>
    <w:p>
      <w:pPr>
        <w:pStyle w:val="Normal"/>
        <w:rPr/>
      </w:pPr>
      <w:r>
        <w:rPr/>
      </w:r>
      <w:r>
        <w:br w:type="page"/>
      </w:r>
    </w:p>
    <w:tbl>
      <w:tblPr>
        <w:tblW w:w="5000" w:type="pct"/>
        <w:jc w:val="center"/>
        <w:tblInd w:w="0" w:type="dxa"/>
        <w:tblLayout w:type="fixed"/>
        <w:tblCellMar>
          <w:top w:w="0" w:type="dxa"/>
          <w:left w:w="60" w:type="dxa"/>
          <w:bottom w:w="0" w:type="dxa"/>
          <w:right w:w="60" w:type="dxa"/>
        </w:tblCellMar>
        <w:tblLook w:noHBand="0" w:noVBand="0" w:firstColumn="0" w:lastRow="0" w:lastColumn="0" w:firstRow="0" w:val="0000"/>
      </w:tblPr>
      <w:tblGrid>
        <w:gridCol w:w="1337"/>
        <w:gridCol w:w="1337"/>
        <w:gridCol w:w="1337"/>
        <w:gridCol w:w="1337"/>
        <w:gridCol w:w="1337"/>
        <w:gridCol w:w="1337"/>
        <w:gridCol w:w="1338"/>
      </w:tblGrid>
      <w:tr>
        <w:trPr>
          <w:ins w:id="448" w:author="Unknown Author" w:date="2026-07-31T10:48:58Z"/>
        </w:trPr>
        <w:tc>
          <w:tcPr>
            <w:tcW w:w="9360" w:type="dxa"/>
            <w:gridSpan w:val="7"/>
            <w:tcBorders/>
          </w:tcPr>
          <w:p>
            <w:pPr>
              <w:pStyle w:val="ImageCaption"/>
              <w:pageBreakBefore/>
              <w:spacing w:before="0" w:after="120"/>
              <w:jc w:val="left"/>
              <w:rPr>
                <w:ins w:id="450" w:author="Unknown Author" w:date="2026-07-31T10:48:58Z"/>
              </w:rPr>
            </w:pPr>
            <w:ins w:id="449" w:author="Unknown Author" w:date="2026-07-31T10:48:58Z">
              <w:r>
                <w:rPr/>
                <w:t>Table 2: Association of Hemispheric Laterality with Primary and Secondary Outcomes</w:t>
              </w:r>
            </w:ins>
          </w:p>
        </w:tc>
      </w:tr>
      <w:tr>
        <w:trPr>
          <w:ins w:id="451" w:author="Unknown Author" w:date="2026-07-31T10:48:58Z"/>
          <w:cantSplit/>
        </w:trPr>
        <w:tc>
          <w:tcPr>
            <w:tcW w:w="1337" w:type="dxa"/>
            <w:tcBorders>
              <w:top w:val="single" w:sz="16" w:space="0" w:color="D3D3D3"/>
              <w:left w:val="single" w:sz="6" w:space="0" w:color="D3D3D3"/>
              <w:bottom w:val="single" w:sz="16" w:space="0" w:color="D3D3D3"/>
              <w:right w:val="single" w:sz="6" w:space="0" w:color="D3D3D3"/>
            </w:tcBorders>
          </w:tcPr>
          <w:p>
            <w:pPr>
              <w:pStyle w:val="Normal"/>
              <w:keepNext w:val="true"/>
              <w:spacing w:before="0" w:after="60"/>
              <w:jc w:val="left"/>
              <w:rPr>
                <w:ins w:id="453" w:author="Unknown Author" w:date="2026-07-31T10:48:58Z"/>
              </w:rPr>
            </w:pPr>
            <w:ins w:id="452" w:author="Unknown Author" w:date="2026-07-31T10:48:58Z">
              <w:r>
                <w:rPr>
                  <w:rFonts w:ascii="Calibri" w:hAnsi="Calibri"/>
                  <w:sz w:val="20"/>
                </w:rPr>
                <w:t>Outcome</w:t>
              </w:r>
            </w:ins>
          </w:p>
        </w:tc>
        <w:tc>
          <w:tcPr>
            <w:tcW w:w="1337" w:type="dxa"/>
            <w:tcBorders>
              <w:top w:val="single" w:sz="16" w:space="0" w:color="D3D3D3"/>
              <w:left w:val="single" w:sz="6" w:space="0" w:color="D3D3D3"/>
              <w:bottom w:val="single" w:sz="16" w:space="0" w:color="D3D3D3"/>
            </w:tcBorders>
          </w:tcPr>
          <w:p>
            <w:pPr>
              <w:pStyle w:val="Normal"/>
              <w:keepNext w:val="true"/>
              <w:spacing w:before="0" w:after="60"/>
              <w:jc w:val="left"/>
              <w:rPr>
                <w:ins w:id="455" w:author="Unknown Author" w:date="2026-07-31T10:48:58Z"/>
              </w:rPr>
            </w:pPr>
            <w:ins w:id="454" w:author="Unknown Author" w:date="2026-07-31T10:48:58Z">
              <w:r>
                <w:rPr>
                  <w:rFonts w:ascii="Calibri" w:hAnsi="Calibri"/>
                  <w:b/>
                  <w:sz w:val="20"/>
                </w:rPr>
                <w:t>Left Hemisphere</w:t>
              </w:r>
            </w:ins>
          </w:p>
        </w:tc>
        <w:tc>
          <w:tcPr>
            <w:tcW w:w="1337" w:type="dxa"/>
            <w:tcBorders>
              <w:top w:val="single" w:sz="16" w:space="0" w:color="D3D3D3"/>
              <w:bottom w:val="single" w:sz="16" w:space="0" w:color="D3D3D3"/>
            </w:tcBorders>
          </w:tcPr>
          <w:p>
            <w:pPr>
              <w:pStyle w:val="Normal"/>
              <w:keepNext w:val="true"/>
              <w:spacing w:before="0" w:after="60"/>
              <w:jc w:val="left"/>
              <w:rPr>
                <w:ins w:id="457" w:author="Unknown Author" w:date="2026-07-31T10:48:58Z"/>
              </w:rPr>
            </w:pPr>
            <w:ins w:id="456" w:author="Unknown Author" w:date="2026-07-31T10:48:58Z">
              <w:r>
                <w:rPr>
                  <w:rFonts w:ascii="Calibri" w:hAnsi="Calibri"/>
                  <w:b/>
                  <w:sz w:val="20"/>
                </w:rPr>
                <w:t>Right Hemisphere</w:t>
              </w:r>
            </w:ins>
          </w:p>
        </w:tc>
        <w:tc>
          <w:tcPr>
            <w:tcW w:w="1337" w:type="dxa"/>
            <w:tcBorders>
              <w:top w:val="single" w:sz="16" w:space="0" w:color="D3D3D3"/>
              <w:bottom w:val="single" w:sz="16" w:space="0" w:color="D3D3D3"/>
            </w:tcBorders>
          </w:tcPr>
          <w:p>
            <w:pPr>
              <w:pStyle w:val="Normal"/>
              <w:keepNext w:val="true"/>
              <w:spacing w:before="0" w:after="60"/>
              <w:jc w:val="left"/>
              <w:rPr>
                <w:ins w:id="459" w:author="Unknown Author" w:date="2026-07-31T10:48:58Z"/>
              </w:rPr>
            </w:pPr>
            <w:ins w:id="458" w:author="Unknown Author" w:date="2026-07-31T10:48:58Z">
              <w:r>
                <w:rPr>
                  <w:rFonts w:ascii="Calibri" w:hAnsi="Calibri"/>
                  <w:b/>
                  <w:sz w:val="20"/>
                </w:rPr>
                <w:t>aOR / IRR (95% CrI)</w:t>
              </w:r>
            </w:ins>
          </w:p>
        </w:tc>
        <w:tc>
          <w:tcPr>
            <w:tcW w:w="1337" w:type="dxa"/>
            <w:tcBorders>
              <w:top w:val="single" w:sz="16" w:space="0" w:color="D3D3D3"/>
              <w:bottom w:val="single" w:sz="16" w:space="0" w:color="D3D3D3"/>
            </w:tcBorders>
          </w:tcPr>
          <w:p>
            <w:pPr>
              <w:pStyle w:val="Normal"/>
              <w:keepNext w:val="true"/>
              <w:spacing w:before="0" w:after="60"/>
              <w:jc w:val="left"/>
              <w:rPr>
                <w:ins w:id="461" w:author="Unknown Author" w:date="2026-07-31T10:48:58Z"/>
              </w:rPr>
            </w:pPr>
            <w:ins w:id="460" w:author="Unknown Author" w:date="2026-07-31T10:48:58Z">
              <w:r>
                <w:rPr>
                  <w:rFonts w:ascii="Calibri" w:hAnsi="Calibri"/>
                  <w:b/>
                  <w:sz w:val="20"/>
                </w:rPr>
                <w:t>Posterior Probability of difference (Est &gt; 1)</w:t>
              </w:r>
            </w:ins>
          </w:p>
        </w:tc>
        <w:tc>
          <w:tcPr>
            <w:tcW w:w="1337" w:type="dxa"/>
            <w:tcBorders>
              <w:top w:val="single" w:sz="16" w:space="0" w:color="D3D3D3"/>
              <w:bottom w:val="single" w:sz="16" w:space="0" w:color="D3D3D3"/>
            </w:tcBorders>
          </w:tcPr>
          <w:p>
            <w:pPr>
              <w:pStyle w:val="Normal"/>
              <w:keepNext w:val="true"/>
              <w:spacing w:before="0" w:after="60"/>
              <w:jc w:val="left"/>
              <w:rPr>
                <w:ins w:id="463" w:author="Unknown Author" w:date="2026-07-31T10:48:58Z"/>
              </w:rPr>
            </w:pPr>
            <w:ins w:id="462" w:author="Unknown Author" w:date="2026-07-31T10:48:58Z">
              <w:r>
                <w:rPr>
                  <w:rFonts w:ascii="Calibri" w:hAnsi="Calibri"/>
                  <w:b/>
                  <w:sz w:val="20"/>
                </w:rPr>
                <w:t>Posterior Probability of substantial difference (Est &gt; 1.2)</w:t>
              </w:r>
            </w:ins>
          </w:p>
        </w:tc>
        <w:tc>
          <w:tcPr>
            <w:tcW w:w="1338" w:type="dxa"/>
            <w:tcBorders>
              <w:top w:val="single" w:sz="16" w:space="0" w:color="D3D3D3"/>
              <w:bottom w:val="single" w:sz="16" w:space="0" w:color="D3D3D3"/>
              <w:right w:val="single" w:sz="6" w:space="0" w:color="D3D3D3"/>
            </w:tcBorders>
          </w:tcPr>
          <w:p>
            <w:pPr>
              <w:pStyle w:val="Normal"/>
              <w:keepNext w:val="true"/>
              <w:spacing w:before="0" w:after="60"/>
              <w:jc w:val="left"/>
              <w:rPr>
                <w:ins w:id="465" w:author="Unknown Author" w:date="2026-07-31T10:48:58Z"/>
              </w:rPr>
            </w:pPr>
            <w:ins w:id="464" w:author="Unknown Author" w:date="2026-07-31T10:48:58Z">
              <w:r>
                <w:rPr>
                  <w:rFonts w:ascii="Calibri" w:hAnsi="Calibri"/>
                  <w:b/>
                  <w:sz w:val="20"/>
                </w:rPr>
                <w:t>Percentage of posterior within ROPE</w:t>
              </w:r>
            </w:ins>
          </w:p>
        </w:tc>
      </w:tr>
      <w:tr>
        <w:trPr>
          <w:ins w:id="466" w:author="Unknown Author" w:date="2026-07-31T10:48:58Z"/>
          <w:cantSplit/>
        </w:trPr>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468" w:author="Unknown Author" w:date="2026-07-31T10:48:58Z"/>
              </w:rPr>
            </w:pPr>
            <w:ins w:id="467" w:author="Unknown Author" w:date="2026-07-31T10:48:58Z">
              <w:r>
                <w:rPr>
                  <w:rFonts w:ascii="Calibri" w:hAnsi="Calibri"/>
                  <w:b/>
                  <w:sz w:val="20"/>
                </w:rPr>
                <w:t>Neurosurgical Intervention</w:t>
              </w:r>
            </w:ins>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470" w:author="Unknown Author" w:date="2026-07-31T10:48:58Z"/>
              </w:rPr>
            </w:pPr>
            <w:ins w:id="469" w:author="Unknown Author" w:date="2026-07-31T10:48:58Z">
              <w:r>
                <w:rPr>
                  <w:rFonts w:ascii="Calibri" w:hAnsi="Calibri"/>
                  <w:sz w:val="20"/>
                </w:rPr>
                <w:t>86 (5.0%)</w:t>
              </w:r>
            </w:ins>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472" w:author="Unknown Author" w:date="2026-07-31T10:48:58Z"/>
              </w:rPr>
            </w:pPr>
            <w:ins w:id="471" w:author="Unknown Author" w:date="2026-07-31T10:48:58Z">
              <w:r>
                <w:rPr>
                  <w:rFonts w:ascii="Calibri" w:hAnsi="Calibri"/>
                  <w:sz w:val="20"/>
                </w:rPr>
                <w:t>144 (8.2%)</w:t>
              </w:r>
            </w:ins>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474" w:author="Unknown Author" w:date="2026-07-31T10:48:58Z"/>
              </w:rPr>
            </w:pPr>
            <w:ins w:id="473" w:author="Unknown Author" w:date="2026-07-31T10:48:58Z">
              <w:r>
                <w:rPr>
                  <w:rFonts w:ascii="Calibri" w:hAnsi="Calibri"/>
                  <w:sz w:val="20"/>
                </w:rPr>
                <w:t>1.65 (1.28 - 2.14)</w:t>
              </w:r>
            </w:ins>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476" w:author="Unknown Author" w:date="2026-07-31T10:48:58Z"/>
              </w:rPr>
            </w:pPr>
            <w:ins w:id="475" w:author="Unknown Author" w:date="2026-07-31T10:48:58Z">
              <w:r>
                <w:rPr>
                  <w:rFonts w:ascii="Calibri" w:hAnsi="Calibri"/>
                  <w:sz w:val="20"/>
                </w:rPr>
                <w:t>&gt; 99.9%</w:t>
              </w:r>
            </w:ins>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478" w:author="Unknown Author" w:date="2026-07-31T10:48:58Z"/>
              </w:rPr>
            </w:pPr>
            <w:ins w:id="477" w:author="Unknown Author" w:date="2026-07-31T10:48:58Z">
              <w:r>
                <w:rPr>
                  <w:rFonts w:ascii="Calibri" w:hAnsi="Calibri"/>
                  <w:sz w:val="20"/>
                </w:rPr>
                <w:t>99.3%</w:t>
              </w:r>
            </w:ins>
          </w:p>
        </w:tc>
        <w:tc>
          <w:tcPr>
            <w:tcW w:w="1338"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480" w:author="Unknown Author" w:date="2026-07-31T10:48:58Z"/>
              </w:rPr>
            </w:pPr>
            <w:ins w:id="479" w:author="Unknown Author" w:date="2026-07-31T10:48:58Z">
              <w:r>
                <w:rPr>
                  <w:rFonts w:ascii="Calibri" w:hAnsi="Calibri"/>
                  <w:sz w:val="20"/>
                </w:rPr>
                <w:t>&lt; 0.1%</w:t>
              </w:r>
            </w:ins>
          </w:p>
        </w:tc>
      </w:tr>
      <w:tr>
        <w:trPr>
          <w:ins w:id="481" w:author="Unknown Author" w:date="2026-07-31T10:48:58Z"/>
          <w:cantSplit/>
        </w:trPr>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483" w:author="Unknown Author" w:date="2026-07-31T10:48:58Z"/>
              </w:rPr>
            </w:pPr>
            <w:ins w:id="482" w:author="Unknown Author" w:date="2026-07-31T10:48:58Z">
              <w:r>
                <w:rPr>
                  <w:rFonts w:ascii="Calibri" w:hAnsi="Calibri"/>
                  <w:b/>
                  <w:sz w:val="20"/>
                </w:rPr>
                <w:t>External Ventricular Drain</w:t>
              </w:r>
            </w:ins>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485" w:author="Unknown Author" w:date="2026-07-31T10:48:58Z"/>
              </w:rPr>
            </w:pPr>
            <w:ins w:id="484" w:author="Unknown Author" w:date="2026-07-31T10:48:58Z">
              <w:r>
                <w:rPr>
                  <w:rFonts w:ascii="Calibri" w:hAnsi="Calibri"/>
                  <w:sz w:val="20"/>
                </w:rPr>
                <w:t>236 (13.7%)</w:t>
              </w:r>
            </w:ins>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487" w:author="Unknown Author" w:date="2026-07-31T10:48:58Z"/>
              </w:rPr>
            </w:pPr>
            <w:ins w:id="486" w:author="Unknown Author" w:date="2026-07-31T10:48:58Z">
              <w:r>
                <w:rPr>
                  <w:rFonts w:ascii="Calibri" w:hAnsi="Calibri"/>
                  <w:sz w:val="20"/>
                </w:rPr>
                <w:t>272 (15.5%)</w:t>
              </w:r>
            </w:ins>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489" w:author="Unknown Author" w:date="2026-07-31T10:48:58Z"/>
              </w:rPr>
            </w:pPr>
            <w:ins w:id="488" w:author="Unknown Author" w:date="2026-07-31T10:48:58Z">
              <w:r>
                <w:rPr>
                  <w:rFonts w:ascii="Calibri" w:hAnsi="Calibri"/>
                  <w:sz w:val="20"/>
                </w:rPr>
                <w:t>1.22 (1.04 - 1.44)</w:t>
              </w:r>
            </w:ins>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491" w:author="Unknown Author" w:date="2026-07-31T10:48:58Z"/>
              </w:rPr>
            </w:pPr>
            <w:ins w:id="490" w:author="Unknown Author" w:date="2026-07-31T10:48:58Z">
              <w:r>
                <w:rPr>
                  <w:rFonts w:ascii="Calibri" w:hAnsi="Calibri"/>
                  <w:sz w:val="20"/>
                </w:rPr>
                <w:t>99.2%</w:t>
              </w:r>
            </w:ins>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493" w:author="Unknown Author" w:date="2026-07-31T10:48:58Z"/>
              </w:rPr>
            </w:pPr>
            <w:ins w:id="492" w:author="Unknown Author" w:date="2026-07-31T10:48:58Z">
              <w:r>
                <w:rPr>
                  <w:rFonts w:ascii="Calibri" w:hAnsi="Calibri"/>
                  <w:sz w:val="20"/>
                </w:rPr>
                <w:t>58.2%</w:t>
              </w:r>
            </w:ins>
          </w:p>
        </w:tc>
        <w:tc>
          <w:tcPr>
            <w:tcW w:w="1338"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495" w:author="Unknown Author" w:date="2026-07-31T10:48:58Z"/>
              </w:rPr>
            </w:pPr>
            <w:ins w:id="494" w:author="Unknown Author" w:date="2026-07-31T10:48:58Z">
              <w:r>
                <w:rPr>
                  <w:rFonts w:ascii="Calibri" w:hAnsi="Calibri"/>
                  <w:sz w:val="20"/>
                </w:rPr>
                <w:t>3.3%</w:t>
              </w:r>
            </w:ins>
          </w:p>
        </w:tc>
      </w:tr>
      <w:tr>
        <w:trPr>
          <w:ins w:id="496" w:author="Unknown Author" w:date="2026-07-31T10:48:58Z"/>
          <w:cantSplit/>
        </w:trPr>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498" w:author="Unknown Author" w:date="2026-07-31T10:48:58Z"/>
              </w:rPr>
            </w:pPr>
            <w:ins w:id="497" w:author="Unknown Author" w:date="2026-07-31T10:48:58Z">
              <w:r>
                <w:rPr>
                  <w:rFonts w:ascii="Calibri" w:hAnsi="Calibri"/>
                  <w:b/>
                  <w:sz w:val="20"/>
                </w:rPr>
                <w:t>Days of Mechanical Ventilation</w:t>
              </w:r>
            </w:ins>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500" w:author="Unknown Author" w:date="2026-07-31T10:48:58Z"/>
              </w:rPr>
            </w:pPr>
            <w:ins w:id="499" w:author="Unknown Author" w:date="2026-07-31T10:48:58Z">
              <w:r>
                <w:rPr>
                  <w:rFonts w:ascii="Calibri" w:hAnsi="Calibri"/>
                  <w:sz w:val="20"/>
                </w:rPr>
                <w:t>6 (3 – 12)</w:t>
              </w:r>
            </w:ins>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502" w:author="Unknown Author" w:date="2026-07-31T10:48:58Z"/>
              </w:rPr>
            </w:pPr>
            <w:ins w:id="501" w:author="Unknown Author" w:date="2026-07-31T10:48:58Z">
              <w:r>
                <w:rPr>
                  <w:rFonts w:ascii="Calibri" w:hAnsi="Calibri"/>
                  <w:sz w:val="20"/>
                </w:rPr>
                <w:t>6 (3 – 9)</w:t>
              </w:r>
            </w:ins>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504" w:author="Unknown Author" w:date="2026-07-31T10:48:58Z"/>
              </w:rPr>
            </w:pPr>
            <w:ins w:id="503" w:author="Unknown Author" w:date="2026-07-31T10:48:58Z">
              <w:r>
                <w:rPr>
                  <w:rFonts w:ascii="Calibri" w:hAnsi="Calibri"/>
                  <w:sz w:val="20"/>
                </w:rPr>
                <w:t>0.99 (0.89 - 1.09)</w:t>
              </w:r>
            </w:ins>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506" w:author="Unknown Author" w:date="2026-07-31T10:48:58Z"/>
              </w:rPr>
            </w:pPr>
            <w:ins w:id="505" w:author="Unknown Author" w:date="2026-07-31T10:48:58Z">
              <w:r>
                <w:rPr>
                  <w:rFonts w:ascii="Calibri" w:hAnsi="Calibri"/>
                  <w:sz w:val="20"/>
                </w:rPr>
                <w:t>39%</w:t>
              </w:r>
            </w:ins>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508" w:author="Unknown Author" w:date="2026-07-31T10:48:58Z"/>
              </w:rPr>
            </w:pPr>
            <w:ins w:id="507" w:author="Unknown Author" w:date="2026-07-31T10:48:58Z">
              <w:r>
                <w:rPr>
                  <w:rFonts w:ascii="Calibri" w:hAnsi="Calibri"/>
                  <w:sz w:val="20"/>
                </w:rPr>
                <w:t>&lt; 0.1%</w:t>
              </w:r>
            </w:ins>
          </w:p>
        </w:tc>
        <w:tc>
          <w:tcPr>
            <w:tcW w:w="1338"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510" w:author="Unknown Author" w:date="2026-07-31T10:48:58Z"/>
              </w:rPr>
            </w:pPr>
            <w:ins w:id="509" w:author="Unknown Author" w:date="2026-07-31T10:48:58Z">
              <w:r>
                <w:rPr>
                  <w:rFonts w:ascii="Calibri" w:hAnsi="Calibri"/>
                  <w:sz w:val="20"/>
                </w:rPr>
                <w:t>65.6%</w:t>
              </w:r>
            </w:ins>
          </w:p>
        </w:tc>
      </w:tr>
      <w:tr>
        <w:trPr>
          <w:ins w:id="511" w:author="Unknown Author" w:date="2026-07-31T10:48:58Z"/>
          <w:cantSplit/>
        </w:trPr>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513" w:author="Unknown Author" w:date="2026-07-31T10:48:58Z"/>
              </w:rPr>
            </w:pPr>
            <w:ins w:id="512" w:author="Unknown Author" w:date="2026-07-31T10:48:58Z">
              <w:r>
                <w:rPr>
                  <w:rFonts w:ascii="Calibri" w:hAnsi="Calibri"/>
                  <w:b/>
                  <w:sz w:val="20"/>
                </w:rPr>
                <w:t>Tracheostomy</w:t>
              </w:r>
            </w:ins>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515" w:author="Unknown Author" w:date="2026-07-31T10:48:58Z"/>
              </w:rPr>
            </w:pPr>
            <w:ins w:id="514" w:author="Unknown Author" w:date="2026-07-31T10:48:58Z">
              <w:r>
                <w:rPr>
                  <w:rFonts w:ascii="Calibri" w:hAnsi="Calibri"/>
                  <w:sz w:val="20"/>
                </w:rPr>
                <w:t>19 (1.1%)</w:t>
              </w:r>
            </w:ins>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517" w:author="Unknown Author" w:date="2026-07-31T10:48:58Z"/>
              </w:rPr>
            </w:pPr>
            <w:ins w:id="516" w:author="Unknown Author" w:date="2026-07-31T10:48:58Z">
              <w:r>
                <w:rPr>
                  <w:rFonts w:ascii="Calibri" w:hAnsi="Calibri"/>
                  <w:sz w:val="20"/>
                </w:rPr>
                <w:t>19 (1.1%)</w:t>
              </w:r>
            </w:ins>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519" w:author="Unknown Author" w:date="2026-07-31T10:48:58Z"/>
              </w:rPr>
            </w:pPr>
            <w:ins w:id="518" w:author="Unknown Author" w:date="2026-07-31T10:48:58Z">
              <w:r>
                <w:rPr>
                  <w:rFonts w:ascii="Calibri" w:hAnsi="Calibri"/>
                  <w:sz w:val="20"/>
                </w:rPr>
                <w:t>1.13 (0.66 - 1.91)</w:t>
              </w:r>
            </w:ins>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521" w:author="Unknown Author" w:date="2026-07-31T10:48:58Z"/>
              </w:rPr>
            </w:pPr>
            <w:ins w:id="520" w:author="Unknown Author" w:date="2026-07-31T10:48:58Z">
              <w:r>
                <w:rPr>
                  <w:rFonts w:ascii="Calibri" w:hAnsi="Calibri"/>
                  <w:sz w:val="20"/>
                </w:rPr>
                <w:t>67.2%</w:t>
              </w:r>
            </w:ins>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523" w:author="Unknown Author" w:date="2026-07-31T10:48:58Z"/>
              </w:rPr>
            </w:pPr>
            <w:ins w:id="522" w:author="Unknown Author" w:date="2026-07-31T10:48:58Z">
              <w:r>
                <w:rPr>
                  <w:rFonts w:ascii="Calibri" w:hAnsi="Calibri"/>
                  <w:sz w:val="20"/>
                </w:rPr>
                <w:t>41.2%</w:t>
              </w:r>
            </w:ins>
          </w:p>
        </w:tc>
        <w:tc>
          <w:tcPr>
            <w:tcW w:w="1338"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525" w:author="Unknown Author" w:date="2026-07-31T10:48:58Z"/>
              </w:rPr>
            </w:pPr>
            <w:ins w:id="524" w:author="Unknown Author" w:date="2026-07-31T10:48:58Z">
              <w:r>
                <w:rPr>
                  <w:rFonts w:ascii="Calibri" w:hAnsi="Calibri"/>
                  <w:sz w:val="20"/>
                </w:rPr>
                <w:t>13.1%</w:t>
              </w:r>
            </w:ins>
          </w:p>
        </w:tc>
      </w:tr>
      <w:tr>
        <w:trPr>
          <w:ins w:id="526" w:author="Unknown Author" w:date="2026-07-31T10:48:58Z"/>
          <w:cantSplit/>
        </w:trPr>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528" w:author="Unknown Author" w:date="2026-07-31T10:48:58Z"/>
              </w:rPr>
            </w:pPr>
            <w:ins w:id="527" w:author="Unknown Author" w:date="2026-07-31T10:48:58Z">
              <w:r>
                <w:rPr>
                  <w:rFonts w:ascii="Calibri" w:hAnsi="Calibri"/>
                  <w:b/>
                  <w:sz w:val="20"/>
                </w:rPr>
                <w:t>Withdrawal of Life-Sustaining Therapy</w:t>
              </w:r>
            </w:ins>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530" w:author="Unknown Author" w:date="2026-07-31T10:48:58Z"/>
              </w:rPr>
            </w:pPr>
            <w:ins w:id="529" w:author="Unknown Author" w:date="2026-07-31T10:48:58Z">
              <w:r>
                <w:rPr>
                  <w:rFonts w:ascii="Calibri" w:hAnsi="Calibri"/>
                  <w:sz w:val="20"/>
                </w:rPr>
                <w:t>152 (8.8%)</w:t>
              </w:r>
            </w:ins>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532" w:author="Unknown Author" w:date="2026-07-31T10:48:58Z"/>
              </w:rPr>
            </w:pPr>
            <w:ins w:id="531" w:author="Unknown Author" w:date="2026-07-31T10:48:58Z">
              <w:r>
                <w:rPr>
                  <w:rFonts w:ascii="Calibri" w:hAnsi="Calibri"/>
                  <w:sz w:val="20"/>
                </w:rPr>
                <w:t>143 (8.1%)</w:t>
              </w:r>
            </w:ins>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534" w:author="Unknown Author" w:date="2026-07-31T10:48:58Z"/>
              </w:rPr>
            </w:pPr>
            <w:ins w:id="533" w:author="Unknown Author" w:date="2026-07-31T10:48:58Z">
              <w:r>
                <w:rPr>
                  <w:rFonts w:ascii="Calibri" w:hAnsi="Calibri"/>
                  <w:sz w:val="20"/>
                </w:rPr>
                <w:t>0.95 (0.76 - 1.17)</w:t>
              </w:r>
            </w:ins>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536" w:author="Unknown Author" w:date="2026-07-31T10:48:58Z"/>
              </w:rPr>
            </w:pPr>
            <w:ins w:id="535" w:author="Unknown Author" w:date="2026-07-31T10:48:58Z">
              <w:r>
                <w:rPr>
                  <w:rFonts w:ascii="Calibri" w:hAnsi="Calibri"/>
                  <w:sz w:val="20"/>
                </w:rPr>
                <w:t>30.2%</w:t>
              </w:r>
            </w:ins>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538" w:author="Unknown Author" w:date="2026-07-31T10:48:58Z"/>
              </w:rPr>
            </w:pPr>
            <w:ins w:id="537" w:author="Unknown Author" w:date="2026-07-31T10:48:58Z">
              <w:r>
                <w:rPr>
                  <w:rFonts w:ascii="Calibri" w:hAnsi="Calibri"/>
                  <w:sz w:val="20"/>
                </w:rPr>
                <w:t>1.3%</w:t>
              </w:r>
            </w:ins>
          </w:p>
        </w:tc>
        <w:tc>
          <w:tcPr>
            <w:tcW w:w="1338"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540" w:author="Unknown Author" w:date="2026-07-31T10:48:58Z"/>
              </w:rPr>
            </w:pPr>
            <w:ins w:id="539" w:author="Unknown Author" w:date="2026-07-31T10:48:58Z">
              <w:r>
                <w:rPr>
                  <w:rFonts w:ascii="Calibri" w:hAnsi="Calibri"/>
                  <w:sz w:val="20"/>
                </w:rPr>
                <w:t>31.5%</w:t>
              </w:r>
            </w:ins>
          </w:p>
        </w:tc>
      </w:tr>
      <w:tr>
        <w:trPr>
          <w:ins w:id="541" w:author="Unknown Author" w:date="2026-07-31T10:48:58Z"/>
          <w:cantSplit/>
        </w:trPr>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543" w:author="Unknown Author" w:date="2026-07-31T10:48:58Z"/>
              </w:rPr>
            </w:pPr>
            <w:ins w:id="542" w:author="Unknown Author" w:date="2026-07-31T10:48:58Z">
              <w:r>
                <w:rPr>
                  <w:rFonts w:ascii="Calibri" w:hAnsi="Calibri"/>
                  <w:b/>
                  <w:sz w:val="20"/>
                </w:rPr>
                <w:t>Early Withdrawal of Life-Sustaining Therapy</w:t>
              </w:r>
            </w:ins>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545" w:author="Unknown Author" w:date="2026-07-31T10:48:58Z"/>
              </w:rPr>
            </w:pPr>
            <w:ins w:id="544" w:author="Unknown Author" w:date="2026-07-31T10:48:58Z">
              <w:r>
                <w:rPr>
                  <w:rFonts w:ascii="Calibri" w:hAnsi="Calibri"/>
                  <w:sz w:val="20"/>
                </w:rPr>
                <w:t>45 (2.6%)</w:t>
              </w:r>
            </w:ins>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547" w:author="Unknown Author" w:date="2026-07-31T10:48:58Z"/>
              </w:rPr>
            </w:pPr>
            <w:ins w:id="546" w:author="Unknown Author" w:date="2026-07-31T10:48:58Z">
              <w:r>
                <w:rPr>
                  <w:rFonts w:ascii="Calibri" w:hAnsi="Calibri"/>
                  <w:sz w:val="20"/>
                </w:rPr>
                <w:t>39 (2.2%)</w:t>
              </w:r>
            </w:ins>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549" w:author="Unknown Author" w:date="2026-07-31T10:48:58Z"/>
              </w:rPr>
            </w:pPr>
            <w:ins w:id="548" w:author="Unknown Author" w:date="2026-07-31T10:48:58Z">
              <w:r>
                <w:rPr>
                  <w:rFonts w:ascii="Calibri" w:hAnsi="Calibri"/>
                  <w:sz w:val="20"/>
                </w:rPr>
                <w:t>0.93 (0.63 - 1.35)</w:t>
              </w:r>
            </w:ins>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551" w:author="Unknown Author" w:date="2026-07-31T10:48:58Z"/>
              </w:rPr>
            </w:pPr>
            <w:ins w:id="550" w:author="Unknown Author" w:date="2026-07-31T10:48:58Z">
              <w:r>
                <w:rPr>
                  <w:rFonts w:ascii="Calibri" w:hAnsi="Calibri"/>
                  <w:sz w:val="20"/>
                </w:rPr>
                <w:t>34.5%</w:t>
              </w:r>
            </w:ins>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553" w:author="Unknown Author" w:date="2026-07-31T10:48:58Z"/>
              </w:rPr>
            </w:pPr>
            <w:ins w:id="552" w:author="Unknown Author" w:date="2026-07-31T10:48:58Z">
              <w:r>
                <w:rPr>
                  <w:rFonts w:ascii="Calibri" w:hAnsi="Calibri"/>
                  <w:sz w:val="20"/>
                </w:rPr>
                <w:t>8.8%</w:t>
              </w:r>
            </w:ins>
          </w:p>
        </w:tc>
        <w:tc>
          <w:tcPr>
            <w:tcW w:w="1338"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555" w:author="Unknown Author" w:date="2026-07-31T10:48:58Z"/>
              </w:rPr>
            </w:pPr>
            <w:ins w:id="554" w:author="Unknown Author" w:date="2026-07-31T10:48:58Z">
              <w:r>
                <w:rPr>
                  <w:rFonts w:ascii="Calibri" w:hAnsi="Calibri"/>
                  <w:sz w:val="20"/>
                </w:rPr>
                <w:t>19.1%</w:t>
              </w:r>
            </w:ins>
          </w:p>
        </w:tc>
      </w:tr>
      <w:tr>
        <w:trPr>
          <w:ins w:id="556" w:author="Unknown Author" w:date="2026-07-31T10:48:58Z"/>
          <w:cantSplit/>
        </w:trPr>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558" w:author="Unknown Author" w:date="2026-07-31T10:48:58Z"/>
              </w:rPr>
            </w:pPr>
            <w:ins w:id="557" w:author="Unknown Author" w:date="2026-07-31T10:48:58Z">
              <w:r>
                <w:rPr>
                  <w:rFonts w:ascii="Calibri" w:hAnsi="Calibri"/>
                  <w:b/>
                  <w:sz w:val="20"/>
                </w:rPr>
                <w:t>DNR Order</w:t>
              </w:r>
            </w:ins>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560" w:author="Unknown Author" w:date="2026-07-31T10:48:58Z"/>
              </w:rPr>
            </w:pPr>
            <w:ins w:id="559" w:author="Unknown Author" w:date="2026-07-31T10:48:58Z">
              <w:r>
                <w:rPr>
                  <w:rFonts w:ascii="Calibri" w:hAnsi="Calibri"/>
                  <w:sz w:val="20"/>
                </w:rPr>
                <w:t>195 (11.3%)</w:t>
              </w:r>
            </w:ins>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562" w:author="Unknown Author" w:date="2026-07-31T10:48:58Z"/>
              </w:rPr>
            </w:pPr>
            <w:ins w:id="561" w:author="Unknown Author" w:date="2026-07-31T10:48:58Z">
              <w:r>
                <w:rPr>
                  <w:rFonts w:ascii="Calibri" w:hAnsi="Calibri"/>
                  <w:sz w:val="20"/>
                </w:rPr>
                <w:t>202 (11.5%)</w:t>
              </w:r>
            </w:ins>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564" w:author="Unknown Author" w:date="2026-07-31T10:48:58Z"/>
              </w:rPr>
            </w:pPr>
            <w:ins w:id="563" w:author="Unknown Author" w:date="2026-07-31T10:48:58Z">
              <w:r>
                <w:rPr>
                  <w:rFonts w:ascii="Calibri" w:hAnsi="Calibri"/>
                  <w:sz w:val="20"/>
                </w:rPr>
                <w:t>1.01 (0.85 - 1.21)</w:t>
              </w:r>
            </w:ins>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566" w:author="Unknown Author" w:date="2026-07-31T10:48:58Z"/>
              </w:rPr>
            </w:pPr>
            <w:ins w:id="565" w:author="Unknown Author" w:date="2026-07-31T10:48:58Z">
              <w:r>
                <w:rPr>
                  <w:rFonts w:ascii="Calibri" w:hAnsi="Calibri"/>
                  <w:sz w:val="20"/>
                </w:rPr>
                <w:t>55.2%</w:t>
              </w:r>
            </w:ins>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568" w:author="Unknown Author" w:date="2026-07-31T10:48:58Z"/>
              </w:rPr>
            </w:pPr>
            <w:ins w:id="567" w:author="Unknown Author" w:date="2026-07-31T10:48:58Z">
              <w:r>
                <w:rPr>
                  <w:rFonts w:ascii="Calibri" w:hAnsi="Calibri"/>
                  <w:sz w:val="20"/>
                </w:rPr>
                <w:t>3%</w:t>
              </w:r>
            </w:ins>
          </w:p>
        </w:tc>
        <w:tc>
          <w:tcPr>
            <w:tcW w:w="1338"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570" w:author="Unknown Author" w:date="2026-07-31T10:48:58Z"/>
              </w:rPr>
            </w:pPr>
            <w:ins w:id="569" w:author="Unknown Author" w:date="2026-07-31T10:48:58Z">
              <w:r>
                <w:rPr>
                  <w:rFonts w:ascii="Calibri" w:hAnsi="Calibri"/>
                  <w:sz w:val="20"/>
                </w:rPr>
                <w:t>41.3%</w:t>
              </w:r>
            </w:ins>
          </w:p>
        </w:tc>
      </w:tr>
      <w:tr>
        <w:trPr>
          <w:ins w:id="571" w:author="Unknown Author" w:date="2026-07-31T10:48:58Z"/>
          <w:cantSplit/>
        </w:trPr>
        <w:tc>
          <w:tcPr>
            <w:tcW w:w="9360" w:type="dxa"/>
            <w:gridSpan w:val="7"/>
            <w:tcBorders/>
          </w:tcPr>
          <w:p>
            <w:pPr>
              <w:pStyle w:val="Normal"/>
              <w:keepNext w:val="true"/>
              <w:spacing w:before="0" w:after="60"/>
              <w:rPr>
                <w:ins w:id="573" w:author="Unknown Author" w:date="2026-07-31T10:48:58Z"/>
              </w:rPr>
            </w:pPr>
            <w:ins w:id="572" w:author="Unknown Author" w:date="2026-07-31T10:48:58Z">
              <w:r>
                <w:rPr>
                  <w:rFonts w:ascii="Calibri" w:hAnsi="Calibri"/>
                  <w:sz w:val="20"/>
                </w:rPr>
                <w:t>Values represent Average Marginal Effects (Odds Ratios for binary outcomes, Incidence Rate Ratios for counts). Models are adjusted for age, admission GCS, ICH location (interaction), ICH volume, IVH, and study. Days of mechanical ventilation represent median (IQR) days (data from ATACH-2 only). ROPE indicates region of practical equivalence (0.95 to 1.05); aOR, adjusted odds ratio; IRR, incidence rate ratio; CrI, credible interval; GCS, Glasgow Coma Scale; ICH, intracerebral hemorrhage; IQR, interquartile range; and IVH, intraventricular hemorrhage.</w:t>
              </w:r>
            </w:ins>
            <w:bookmarkStart w:id="55" w:name="tbl-2"/>
            <w:bookmarkEnd w:id="55"/>
          </w:p>
        </w:tc>
      </w:tr>
    </w:tbl>
    <w:tbl>
      <w:tblPr>
        <w:tblW w:w="5000" w:type="pct"/>
        <w:jc w:val="center"/>
        <w:tblInd w:w="0" w:type="dxa"/>
        <w:tblLayout w:type="fixed"/>
        <w:tblCellMar>
          <w:top w:w="0" w:type="dxa"/>
          <w:left w:w="60" w:type="dxa"/>
          <w:bottom w:w="0" w:type="dxa"/>
          <w:right w:w="60" w:type="dxa"/>
        </w:tblCellMar>
        <w:tblLook w:noHBand="0" w:noVBand="0" w:firstColumn="0" w:lastRow="0" w:lastColumn="0" w:firstRow="0" w:val="0000"/>
      </w:tblPr>
      <w:tblGrid>
        <w:gridCol w:w="1337"/>
        <w:gridCol w:w="1337"/>
        <w:gridCol w:w="1337"/>
        <w:gridCol w:w="1337"/>
        <w:gridCol w:w="1337"/>
        <w:gridCol w:w="1337"/>
        <w:gridCol w:w="1338"/>
      </w:tblGrid>
      <w:tr>
        <w:trPr>
          <w:del w:id="574" w:author="Unknown Author" w:date="2026-07-31T10:48:58Z"/>
        </w:trPr>
        <w:tc>
          <w:tcPr>
            <w:tcW w:w="9360" w:type="dxa"/>
            <w:gridSpan w:val="7"/>
            <w:tcBorders/>
          </w:tcPr>
          <w:p>
            <w:pPr>
              <w:pStyle w:val="ImageCaption"/>
              <w:pageBreakBefore/>
              <w:spacing w:before="0" w:after="120"/>
              <w:jc w:val="left"/>
              <w:rPr>
                <w:del w:id="576" w:author="Unknown Author" w:date="2026-07-31T10:48:58Z"/>
                <w:rFonts w:ascii="Liberation Serif" w:hAnsi="Liberation Serif"/>
              </w:rPr>
            </w:pPr>
            <w:r>
              <w:br w:type="page"/>
            </w:r>
            <w:del w:id="575" w:author="Unknown Author" w:date="2026-07-31T10:48:58Z">
              <w:r>
                <w:rPr>
                  <w:rFonts w:ascii="Liberation Serif" w:hAnsi="Liberation Serif"/>
                </w:rPr>
                <w:delText>Table 2: Association of Hemispheric Laterality with Primary and Secondary Outcomes</w:delText>
              </w:r>
            </w:del>
          </w:p>
        </w:tc>
      </w:tr>
      <w:tr>
        <w:trPr>
          <w:del w:id="577" w:author="Unknown Author" w:date="2026-07-31T10:48:58Z"/>
          <w:cantSplit/>
        </w:trPr>
        <w:tc>
          <w:tcPr>
            <w:tcW w:w="1337" w:type="dxa"/>
            <w:tcBorders>
              <w:top w:val="single" w:sz="16" w:space="0" w:color="D3D3D3"/>
              <w:left w:val="single" w:sz="6" w:space="0" w:color="D3D3D3"/>
              <w:bottom w:val="single" w:sz="16" w:space="0" w:color="D3D3D3"/>
              <w:right w:val="single" w:sz="6" w:space="0" w:color="D3D3D3"/>
            </w:tcBorders>
          </w:tcPr>
          <w:p>
            <w:pPr>
              <w:pStyle w:val="Normal"/>
              <w:keepNext w:val="true"/>
              <w:spacing w:before="0" w:after="60"/>
              <w:jc w:val="left"/>
              <w:rPr>
                <w:del w:id="579" w:author="Unknown Author" w:date="2026-07-31T10:48:58Z"/>
                <w:rFonts w:ascii="Liberation Serif" w:hAnsi="Liberation Serif"/>
              </w:rPr>
            </w:pPr>
            <w:del w:id="578" w:author="Unknown Author" w:date="2026-07-31T10:48:58Z">
              <w:r>
                <w:rPr>
                  <w:rFonts w:ascii="Liberation Serif" w:hAnsi="Liberation Serif"/>
                  <w:sz w:val="20"/>
                </w:rPr>
                <w:delText>Outcome</w:delText>
              </w:r>
            </w:del>
          </w:p>
        </w:tc>
        <w:tc>
          <w:tcPr>
            <w:tcW w:w="1337" w:type="dxa"/>
            <w:tcBorders>
              <w:top w:val="single" w:sz="16" w:space="0" w:color="D3D3D3"/>
              <w:left w:val="single" w:sz="6" w:space="0" w:color="D3D3D3"/>
              <w:bottom w:val="single" w:sz="16" w:space="0" w:color="D3D3D3"/>
            </w:tcBorders>
          </w:tcPr>
          <w:p>
            <w:pPr>
              <w:pStyle w:val="Normal"/>
              <w:keepNext w:val="true"/>
              <w:spacing w:before="0" w:after="60"/>
              <w:jc w:val="left"/>
              <w:rPr>
                <w:del w:id="581" w:author="Unknown Author" w:date="2026-07-31T10:48:58Z"/>
                <w:rFonts w:ascii="Liberation Serif" w:hAnsi="Liberation Serif"/>
              </w:rPr>
            </w:pPr>
            <w:del w:id="580" w:author="Unknown Author" w:date="2026-07-31T10:48:58Z">
              <w:r>
                <w:rPr>
                  <w:rFonts w:ascii="Liberation Serif" w:hAnsi="Liberation Serif"/>
                  <w:b/>
                  <w:sz w:val="20"/>
                </w:rPr>
                <w:delText>Left Hemisphere</w:delText>
              </w:r>
            </w:del>
          </w:p>
        </w:tc>
        <w:tc>
          <w:tcPr>
            <w:tcW w:w="1337" w:type="dxa"/>
            <w:tcBorders>
              <w:top w:val="single" w:sz="16" w:space="0" w:color="D3D3D3"/>
              <w:bottom w:val="single" w:sz="16" w:space="0" w:color="D3D3D3"/>
            </w:tcBorders>
          </w:tcPr>
          <w:p>
            <w:pPr>
              <w:pStyle w:val="Normal"/>
              <w:keepNext w:val="true"/>
              <w:spacing w:before="0" w:after="60"/>
              <w:jc w:val="left"/>
              <w:rPr>
                <w:del w:id="583" w:author="Unknown Author" w:date="2026-07-31T10:48:58Z"/>
                <w:rFonts w:ascii="Liberation Serif" w:hAnsi="Liberation Serif"/>
              </w:rPr>
            </w:pPr>
            <w:del w:id="582" w:author="Unknown Author" w:date="2026-07-31T10:48:58Z">
              <w:r>
                <w:rPr>
                  <w:rFonts w:ascii="Liberation Serif" w:hAnsi="Liberation Serif"/>
                  <w:b/>
                  <w:sz w:val="20"/>
                </w:rPr>
                <w:delText>Right Hemisphere</w:delText>
              </w:r>
            </w:del>
          </w:p>
        </w:tc>
        <w:tc>
          <w:tcPr>
            <w:tcW w:w="1337" w:type="dxa"/>
            <w:tcBorders>
              <w:top w:val="single" w:sz="16" w:space="0" w:color="D3D3D3"/>
              <w:bottom w:val="single" w:sz="16" w:space="0" w:color="D3D3D3"/>
            </w:tcBorders>
          </w:tcPr>
          <w:p>
            <w:pPr>
              <w:pStyle w:val="Normal"/>
              <w:keepNext w:val="true"/>
              <w:spacing w:before="0" w:after="60"/>
              <w:jc w:val="left"/>
              <w:rPr>
                <w:del w:id="585" w:author="Unknown Author" w:date="2026-07-31T10:48:58Z"/>
                <w:rFonts w:ascii="Liberation Serif" w:hAnsi="Liberation Serif"/>
              </w:rPr>
            </w:pPr>
            <w:del w:id="584" w:author="Unknown Author" w:date="2026-07-31T10:48:58Z">
              <w:r>
                <w:rPr>
                  <w:rFonts w:ascii="Liberation Serif" w:hAnsi="Liberation Serif"/>
                  <w:b/>
                  <w:sz w:val="20"/>
                </w:rPr>
                <w:delText>aOR / IRR (95% CI)</w:delText>
              </w:r>
            </w:del>
          </w:p>
        </w:tc>
        <w:tc>
          <w:tcPr>
            <w:tcW w:w="1337" w:type="dxa"/>
            <w:tcBorders>
              <w:top w:val="single" w:sz="16" w:space="0" w:color="D3D3D3"/>
              <w:bottom w:val="single" w:sz="16" w:space="0" w:color="D3D3D3"/>
            </w:tcBorders>
          </w:tcPr>
          <w:p>
            <w:pPr>
              <w:pStyle w:val="Normal"/>
              <w:keepNext w:val="true"/>
              <w:spacing w:before="0" w:after="60"/>
              <w:jc w:val="left"/>
              <w:rPr>
                <w:del w:id="587" w:author="Unknown Author" w:date="2026-07-31T10:48:58Z"/>
                <w:rFonts w:ascii="Liberation Serif" w:hAnsi="Liberation Serif"/>
              </w:rPr>
            </w:pPr>
            <w:del w:id="586" w:author="Unknown Author" w:date="2026-07-31T10:48:58Z">
              <w:r>
                <w:rPr>
                  <w:rFonts w:ascii="Liberation Serif" w:hAnsi="Liberation Serif"/>
                  <w:b/>
                  <w:sz w:val="20"/>
                </w:rPr>
                <w:delText>Probability of difference (Est &gt; 1)</w:delText>
              </w:r>
            </w:del>
          </w:p>
        </w:tc>
        <w:tc>
          <w:tcPr>
            <w:tcW w:w="1337" w:type="dxa"/>
            <w:tcBorders>
              <w:top w:val="single" w:sz="16" w:space="0" w:color="D3D3D3"/>
              <w:bottom w:val="single" w:sz="16" w:space="0" w:color="D3D3D3"/>
            </w:tcBorders>
          </w:tcPr>
          <w:p>
            <w:pPr>
              <w:pStyle w:val="Normal"/>
              <w:keepNext w:val="true"/>
              <w:spacing w:before="0" w:after="60"/>
              <w:jc w:val="left"/>
              <w:rPr>
                <w:del w:id="589" w:author="Unknown Author" w:date="2026-07-31T10:48:58Z"/>
                <w:rFonts w:ascii="Liberation Serif" w:hAnsi="Liberation Serif"/>
              </w:rPr>
            </w:pPr>
            <w:del w:id="588" w:author="Unknown Author" w:date="2026-07-31T10:48:58Z">
              <w:r>
                <w:rPr>
                  <w:rFonts w:ascii="Liberation Serif" w:hAnsi="Liberation Serif"/>
                  <w:b/>
                  <w:sz w:val="20"/>
                </w:rPr>
                <w:delText>Probability of substantial difference (Est &gt; 1.2)</w:delText>
              </w:r>
            </w:del>
          </w:p>
        </w:tc>
        <w:tc>
          <w:tcPr>
            <w:tcW w:w="1338" w:type="dxa"/>
            <w:tcBorders>
              <w:top w:val="single" w:sz="16" w:space="0" w:color="D3D3D3"/>
              <w:bottom w:val="single" w:sz="16" w:space="0" w:color="D3D3D3"/>
              <w:right w:val="single" w:sz="6" w:space="0" w:color="D3D3D3"/>
            </w:tcBorders>
          </w:tcPr>
          <w:p>
            <w:pPr>
              <w:pStyle w:val="Normal"/>
              <w:keepNext w:val="true"/>
              <w:spacing w:before="0" w:after="60"/>
              <w:jc w:val="left"/>
              <w:rPr>
                <w:del w:id="591" w:author="Unknown Author" w:date="2026-07-31T10:48:58Z"/>
                <w:rFonts w:ascii="Liberation Serif" w:hAnsi="Liberation Serif"/>
              </w:rPr>
            </w:pPr>
            <w:del w:id="590" w:author="Unknown Author" w:date="2026-07-31T10:48:58Z">
              <w:r>
                <w:rPr>
                  <w:rFonts w:ascii="Liberation Serif" w:hAnsi="Liberation Serif"/>
                  <w:b/>
                  <w:sz w:val="20"/>
                </w:rPr>
                <w:delText>ROPE</w:delText>
              </w:r>
            </w:del>
          </w:p>
        </w:tc>
      </w:tr>
      <w:tr>
        <w:trPr>
          <w:del w:id="592" w:author="Unknown Author" w:date="2026-07-31T10:48:58Z"/>
          <w:cantSplit/>
        </w:trPr>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del w:id="594" w:author="Unknown Author" w:date="2026-07-31T10:48:58Z"/>
                <w:rFonts w:ascii="Liberation Serif" w:hAnsi="Liberation Serif"/>
              </w:rPr>
            </w:pPr>
            <w:del w:id="593" w:author="Unknown Author" w:date="2026-07-31T10:48:58Z">
              <w:r>
                <w:rPr>
                  <w:rFonts w:ascii="Liberation Serif" w:hAnsi="Liberation Serif"/>
                  <w:b/>
                  <w:sz w:val="20"/>
                </w:rPr>
                <w:delText>Neurosurgical Intervention</w:delText>
              </w:r>
            </w:del>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del w:id="596" w:author="Unknown Author" w:date="2026-07-31T10:48:58Z"/>
                <w:rFonts w:ascii="Liberation Serif" w:hAnsi="Liberation Serif"/>
              </w:rPr>
            </w:pPr>
            <w:del w:id="595" w:author="Unknown Author" w:date="2026-07-31T10:48:58Z">
              <w:r>
                <w:rPr>
                  <w:rFonts w:ascii="Liberation Serif" w:hAnsi="Liberation Serif"/>
                  <w:sz w:val="20"/>
                </w:rPr>
                <w:delText>86 (5.0%)</w:delText>
              </w:r>
            </w:del>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del w:id="598" w:author="Unknown Author" w:date="2026-07-31T10:48:58Z"/>
                <w:rFonts w:ascii="Liberation Serif" w:hAnsi="Liberation Serif"/>
              </w:rPr>
            </w:pPr>
            <w:del w:id="597" w:author="Unknown Author" w:date="2026-07-31T10:48:58Z">
              <w:r>
                <w:rPr>
                  <w:rFonts w:ascii="Liberation Serif" w:hAnsi="Liberation Serif"/>
                  <w:sz w:val="20"/>
                </w:rPr>
                <w:delText>144 (8.2%)</w:delText>
              </w:r>
            </w:del>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del w:id="600" w:author="Unknown Author" w:date="2026-07-31T10:48:58Z"/>
                <w:rFonts w:ascii="Liberation Serif" w:hAnsi="Liberation Serif"/>
              </w:rPr>
            </w:pPr>
            <w:del w:id="599" w:author="Unknown Author" w:date="2026-07-31T10:48:58Z">
              <w:r>
                <w:rPr>
                  <w:rFonts w:ascii="Liberation Serif" w:hAnsi="Liberation Serif"/>
                  <w:sz w:val="20"/>
                </w:rPr>
                <w:delText>1.65 (1.28 - 2.14)</w:delText>
              </w:r>
            </w:del>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del w:id="602" w:author="Unknown Author" w:date="2026-07-31T10:48:58Z"/>
                <w:rFonts w:ascii="Liberation Serif" w:hAnsi="Liberation Serif"/>
              </w:rPr>
            </w:pPr>
            <w:del w:id="601" w:author="Unknown Author" w:date="2026-07-31T10:48:58Z">
              <w:r>
                <w:rPr>
                  <w:rFonts w:ascii="Liberation Serif" w:hAnsi="Liberation Serif"/>
                  <w:sz w:val="20"/>
                </w:rPr>
                <w:delText>&gt; 99.9%</w:delText>
              </w:r>
            </w:del>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del w:id="604" w:author="Unknown Author" w:date="2026-07-31T10:48:58Z"/>
                <w:rFonts w:ascii="Liberation Serif" w:hAnsi="Liberation Serif"/>
              </w:rPr>
            </w:pPr>
            <w:del w:id="603" w:author="Unknown Author" w:date="2026-07-31T10:48:58Z">
              <w:r>
                <w:rPr>
                  <w:rFonts w:ascii="Liberation Serif" w:hAnsi="Liberation Serif"/>
                  <w:sz w:val="20"/>
                </w:rPr>
                <w:delText>99.3%</w:delText>
              </w:r>
            </w:del>
          </w:p>
        </w:tc>
        <w:tc>
          <w:tcPr>
            <w:tcW w:w="1338"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del w:id="606" w:author="Unknown Author" w:date="2026-07-31T10:48:58Z"/>
                <w:rFonts w:ascii="Liberation Serif" w:hAnsi="Liberation Serif"/>
              </w:rPr>
            </w:pPr>
            <w:del w:id="605" w:author="Unknown Author" w:date="2026-07-31T10:48:58Z">
              <w:r>
                <w:rPr>
                  <w:rFonts w:ascii="Liberation Serif" w:hAnsi="Liberation Serif"/>
                  <w:sz w:val="20"/>
                </w:rPr>
                <w:delText>&lt; 0.1%</w:delText>
              </w:r>
            </w:del>
          </w:p>
        </w:tc>
      </w:tr>
      <w:tr>
        <w:trPr>
          <w:del w:id="607" w:author="Unknown Author" w:date="2026-07-31T10:48:58Z"/>
          <w:cantSplit/>
        </w:trPr>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del w:id="609" w:author="Unknown Author" w:date="2026-07-31T10:48:58Z"/>
                <w:rFonts w:ascii="Liberation Serif" w:hAnsi="Liberation Serif"/>
              </w:rPr>
            </w:pPr>
            <w:del w:id="608" w:author="Unknown Author" w:date="2026-07-31T10:48:58Z">
              <w:r>
                <w:rPr>
                  <w:rFonts w:ascii="Liberation Serif" w:hAnsi="Liberation Serif"/>
                  <w:b/>
                  <w:sz w:val="20"/>
                </w:rPr>
                <w:delText>External Ventricular Drain</w:delText>
              </w:r>
            </w:del>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del w:id="611" w:author="Unknown Author" w:date="2026-07-31T10:48:58Z"/>
                <w:rFonts w:ascii="Liberation Serif" w:hAnsi="Liberation Serif"/>
              </w:rPr>
            </w:pPr>
            <w:del w:id="610" w:author="Unknown Author" w:date="2026-07-31T10:48:58Z">
              <w:r>
                <w:rPr>
                  <w:rFonts w:ascii="Liberation Serif" w:hAnsi="Liberation Serif"/>
                  <w:sz w:val="20"/>
                </w:rPr>
                <w:delText>236 (13.7%)</w:delText>
              </w:r>
            </w:del>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del w:id="613" w:author="Unknown Author" w:date="2026-07-31T10:48:58Z"/>
                <w:rFonts w:ascii="Liberation Serif" w:hAnsi="Liberation Serif"/>
              </w:rPr>
            </w:pPr>
            <w:del w:id="612" w:author="Unknown Author" w:date="2026-07-31T10:48:58Z">
              <w:r>
                <w:rPr>
                  <w:rFonts w:ascii="Liberation Serif" w:hAnsi="Liberation Serif"/>
                  <w:sz w:val="20"/>
                </w:rPr>
                <w:delText>272 (15.5%)</w:delText>
              </w:r>
            </w:del>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del w:id="615" w:author="Unknown Author" w:date="2026-07-31T10:48:58Z"/>
                <w:rFonts w:ascii="Liberation Serif" w:hAnsi="Liberation Serif"/>
              </w:rPr>
            </w:pPr>
            <w:del w:id="614" w:author="Unknown Author" w:date="2026-07-31T10:48:58Z">
              <w:r>
                <w:rPr>
                  <w:rFonts w:ascii="Liberation Serif" w:hAnsi="Liberation Serif"/>
                  <w:sz w:val="20"/>
                </w:rPr>
                <w:delText>1.22 (1.04 - 1.44)</w:delText>
              </w:r>
            </w:del>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del w:id="617" w:author="Unknown Author" w:date="2026-07-31T10:48:58Z"/>
                <w:rFonts w:ascii="Liberation Serif" w:hAnsi="Liberation Serif"/>
              </w:rPr>
            </w:pPr>
            <w:del w:id="616" w:author="Unknown Author" w:date="2026-07-31T10:48:58Z">
              <w:r>
                <w:rPr>
                  <w:rFonts w:ascii="Liberation Serif" w:hAnsi="Liberation Serif"/>
                  <w:sz w:val="20"/>
                </w:rPr>
                <w:delText>99.2%</w:delText>
              </w:r>
            </w:del>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del w:id="619" w:author="Unknown Author" w:date="2026-07-31T10:48:58Z"/>
                <w:rFonts w:ascii="Liberation Serif" w:hAnsi="Liberation Serif"/>
              </w:rPr>
            </w:pPr>
            <w:del w:id="618" w:author="Unknown Author" w:date="2026-07-31T10:48:58Z">
              <w:r>
                <w:rPr>
                  <w:rFonts w:ascii="Liberation Serif" w:hAnsi="Liberation Serif"/>
                  <w:sz w:val="20"/>
                </w:rPr>
                <w:delText>58.2%</w:delText>
              </w:r>
            </w:del>
          </w:p>
        </w:tc>
        <w:tc>
          <w:tcPr>
            <w:tcW w:w="1338"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del w:id="621" w:author="Unknown Author" w:date="2026-07-31T10:48:58Z"/>
                <w:rFonts w:ascii="Liberation Serif" w:hAnsi="Liberation Serif"/>
              </w:rPr>
            </w:pPr>
            <w:del w:id="620" w:author="Unknown Author" w:date="2026-07-31T10:48:58Z">
              <w:r>
                <w:rPr>
                  <w:rFonts w:ascii="Liberation Serif" w:hAnsi="Liberation Serif"/>
                  <w:sz w:val="20"/>
                </w:rPr>
                <w:delText>3.3%</w:delText>
              </w:r>
            </w:del>
          </w:p>
        </w:tc>
      </w:tr>
      <w:tr>
        <w:trPr>
          <w:del w:id="622" w:author="Unknown Author" w:date="2026-07-31T10:48:58Z"/>
          <w:cantSplit/>
        </w:trPr>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del w:id="624" w:author="Unknown Author" w:date="2026-07-31T10:48:58Z"/>
                <w:rFonts w:ascii="Liberation Serif" w:hAnsi="Liberation Serif"/>
              </w:rPr>
            </w:pPr>
            <w:del w:id="623" w:author="Unknown Author" w:date="2026-07-31T10:48:58Z">
              <w:r>
                <w:rPr>
                  <w:rFonts w:ascii="Liberation Serif" w:hAnsi="Liberation Serif"/>
                  <w:b/>
                  <w:sz w:val="20"/>
                </w:rPr>
                <w:delText>Days of Mechanical Ventilation</w:delText>
              </w:r>
            </w:del>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del w:id="626" w:author="Unknown Author" w:date="2026-07-31T10:48:58Z"/>
                <w:rFonts w:ascii="Liberation Serif" w:hAnsi="Liberation Serif"/>
              </w:rPr>
            </w:pPr>
            <w:del w:id="625" w:author="Unknown Author" w:date="2026-07-31T10:48:58Z">
              <w:r>
                <w:rPr>
                  <w:rFonts w:ascii="Liberation Serif" w:hAnsi="Liberation Serif"/>
                  <w:sz w:val="20"/>
                </w:rPr>
                <w:delText>6 (3 – 12)</w:delText>
              </w:r>
            </w:del>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del w:id="628" w:author="Unknown Author" w:date="2026-07-31T10:48:58Z"/>
                <w:rFonts w:ascii="Liberation Serif" w:hAnsi="Liberation Serif"/>
              </w:rPr>
            </w:pPr>
            <w:del w:id="627" w:author="Unknown Author" w:date="2026-07-31T10:48:58Z">
              <w:r>
                <w:rPr>
                  <w:rFonts w:ascii="Liberation Serif" w:hAnsi="Liberation Serif"/>
                  <w:sz w:val="20"/>
                </w:rPr>
                <w:delText>6 (3 – 9)</w:delText>
              </w:r>
            </w:del>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del w:id="630" w:author="Unknown Author" w:date="2026-07-31T10:48:58Z"/>
                <w:rFonts w:ascii="Liberation Serif" w:hAnsi="Liberation Serif"/>
              </w:rPr>
            </w:pPr>
            <w:del w:id="629" w:author="Unknown Author" w:date="2026-07-31T10:48:58Z">
              <w:r>
                <w:rPr>
                  <w:rFonts w:ascii="Liberation Serif" w:hAnsi="Liberation Serif"/>
                  <w:sz w:val="20"/>
                </w:rPr>
                <w:delText>0.99 (0.89 - 1.09)</w:delText>
              </w:r>
            </w:del>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del w:id="632" w:author="Unknown Author" w:date="2026-07-31T10:48:58Z"/>
                <w:rFonts w:ascii="Liberation Serif" w:hAnsi="Liberation Serif"/>
              </w:rPr>
            </w:pPr>
            <w:del w:id="631" w:author="Unknown Author" w:date="2026-07-31T10:48:58Z">
              <w:r>
                <w:rPr>
                  <w:rFonts w:ascii="Liberation Serif" w:hAnsi="Liberation Serif"/>
                  <w:sz w:val="20"/>
                </w:rPr>
                <w:delText>39%</w:delText>
              </w:r>
            </w:del>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del w:id="634" w:author="Unknown Author" w:date="2026-07-31T10:48:58Z"/>
                <w:rFonts w:ascii="Liberation Serif" w:hAnsi="Liberation Serif"/>
              </w:rPr>
            </w:pPr>
            <w:del w:id="633" w:author="Unknown Author" w:date="2026-07-31T10:48:58Z">
              <w:r>
                <w:rPr>
                  <w:rFonts w:ascii="Liberation Serif" w:hAnsi="Liberation Serif"/>
                  <w:sz w:val="20"/>
                </w:rPr>
                <w:delText>&lt; 0.1%</w:delText>
              </w:r>
            </w:del>
          </w:p>
        </w:tc>
        <w:tc>
          <w:tcPr>
            <w:tcW w:w="1338"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del w:id="636" w:author="Unknown Author" w:date="2026-07-31T10:48:58Z"/>
                <w:rFonts w:ascii="Liberation Serif" w:hAnsi="Liberation Serif"/>
              </w:rPr>
            </w:pPr>
            <w:del w:id="635" w:author="Unknown Author" w:date="2026-07-31T10:48:58Z">
              <w:r>
                <w:rPr>
                  <w:rFonts w:ascii="Liberation Serif" w:hAnsi="Liberation Serif"/>
                  <w:sz w:val="20"/>
                </w:rPr>
                <w:delText>65.6%</w:delText>
              </w:r>
            </w:del>
          </w:p>
        </w:tc>
      </w:tr>
      <w:tr>
        <w:trPr>
          <w:del w:id="637" w:author="Unknown Author" w:date="2026-07-31T10:48:58Z"/>
          <w:cantSplit/>
        </w:trPr>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del w:id="639" w:author="Unknown Author" w:date="2026-07-31T10:48:58Z"/>
                <w:rFonts w:ascii="Liberation Serif" w:hAnsi="Liberation Serif"/>
              </w:rPr>
            </w:pPr>
            <w:del w:id="638" w:author="Unknown Author" w:date="2026-07-31T10:48:58Z">
              <w:r>
                <w:rPr>
                  <w:rFonts w:ascii="Liberation Serif" w:hAnsi="Liberation Serif"/>
                  <w:b/>
                  <w:sz w:val="20"/>
                </w:rPr>
                <w:delText>Tracheostomy</w:delText>
              </w:r>
            </w:del>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del w:id="641" w:author="Unknown Author" w:date="2026-07-31T10:48:58Z"/>
                <w:rFonts w:ascii="Liberation Serif" w:hAnsi="Liberation Serif"/>
              </w:rPr>
            </w:pPr>
            <w:del w:id="640" w:author="Unknown Author" w:date="2026-07-31T10:48:58Z">
              <w:r>
                <w:rPr>
                  <w:rFonts w:ascii="Liberation Serif" w:hAnsi="Liberation Serif"/>
                  <w:sz w:val="20"/>
                </w:rPr>
                <w:delText>19 (1.1%)</w:delText>
              </w:r>
            </w:del>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del w:id="643" w:author="Unknown Author" w:date="2026-07-31T10:48:58Z"/>
                <w:rFonts w:ascii="Liberation Serif" w:hAnsi="Liberation Serif"/>
              </w:rPr>
            </w:pPr>
            <w:del w:id="642" w:author="Unknown Author" w:date="2026-07-31T10:48:58Z">
              <w:r>
                <w:rPr>
                  <w:rFonts w:ascii="Liberation Serif" w:hAnsi="Liberation Serif"/>
                  <w:sz w:val="20"/>
                </w:rPr>
                <w:delText>19 (1.1%)</w:delText>
              </w:r>
            </w:del>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del w:id="645" w:author="Unknown Author" w:date="2026-07-31T10:48:58Z"/>
                <w:rFonts w:ascii="Liberation Serif" w:hAnsi="Liberation Serif"/>
              </w:rPr>
            </w:pPr>
            <w:del w:id="644" w:author="Unknown Author" w:date="2026-07-31T10:48:58Z">
              <w:r>
                <w:rPr>
                  <w:rFonts w:ascii="Liberation Serif" w:hAnsi="Liberation Serif"/>
                  <w:sz w:val="20"/>
                </w:rPr>
                <w:delText>1.13 (0.66 - 1.91)</w:delText>
              </w:r>
            </w:del>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del w:id="647" w:author="Unknown Author" w:date="2026-07-31T10:48:58Z"/>
                <w:rFonts w:ascii="Liberation Serif" w:hAnsi="Liberation Serif"/>
              </w:rPr>
            </w:pPr>
            <w:del w:id="646" w:author="Unknown Author" w:date="2026-07-31T10:48:58Z">
              <w:r>
                <w:rPr>
                  <w:rFonts w:ascii="Liberation Serif" w:hAnsi="Liberation Serif"/>
                  <w:sz w:val="20"/>
                </w:rPr>
                <w:delText>67.2%</w:delText>
              </w:r>
            </w:del>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del w:id="649" w:author="Unknown Author" w:date="2026-07-31T10:48:58Z"/>
                <w:rFonts w:ascii="Liberation Serif" w:hAnsi="Liberation Serif"/>
              </w:rPr>
            </w:pPr>
            <w:del w:id="648" w:author="Unknown Author" w:date="2026-07-31T10:48:58Z">
              <w:r>
                <w:rPr>
                  <w:rFonts w:ascii="Liberation Serif" w:hAnsi="Liberation Serif"/>
                  <w:sz w:val="20"/>
                </w:rPr>
                <w:delText>41.2%</w:delText>
              </w:r>
            </w:del>
          </w:p>
        </w:tc>
        <w:tc>
          <w:tcPr>
            <w:tcW w:w="1338"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del w:id="651" w:author="Unknown Author" w:date="2026-07-31T10:48:58Z"/>
                <w:rFonts w:ascii="Liberation Serif" w:hAnsi="Liberation Serif"/>
              </w:rPr>
            </w:pPr>
            <w:del w:id="650" w:author="Unknown Author" w:date="2026-07-31T10:48:58Z">
              <w:r>
                <w:rPr>
                  <w:rFonts w:ascii="Liberation Serif" w:hAnsi="Liberation Serif"/>
                  <w:sz w:val="20"/>
                </w:rPr>
                <w:delText>13.1%</w:delText>
              </w:r>
            </w:del>
          </w:p>
        </w:tc>
      </w:tr>
      <w:tr>
        <w:trPr>
          <w:del w:id="652" w:author="Unknown Author" w:date="2026-07-31T10:48:58Z"/>
          <w:cantSplit/>
        </w:trPr>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del w:id="654" w:author="Unknown Author" w:date="2026-07-31T10:48:58Z"/>
                <w:rFonts w:ascii="Liberation Serif" w:hAnsi="Liberation Serif"/>
              </w:rPr>
            </w:pPr>
            <w:del w:id="653" w:author="Unknown Author" w:date="2026-07-31T10:48:58Z">
              <w:r>
                <w:rPr>
                  <w:rFonts w:ascii="Liberation Serif" w:hAnsi="Liberation Serif"/>
                  <w:b/>
                  <w:sz w:val="20"/>
                </w:rPr>
                <w:delText>Withdrawal of Life-Sustaining Therapy</w:delText>
              </w:r>
            </w:del>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del w:id="656" w:author="Unknown Author" w:date="2026-07-31T10:48:58Z"/>
                <w:rFonts w:ascii="Liberation Serif" w:hAnsi="Liberation Serif"/>
              </w:rPr>
            </w:pPr>
            <w:del w:id="655" w:author="Unknown Author" w:date="2026-07-31T10:48:58Z">
              <w:r>
                <w:rPr>
                  <w:rFonts w:ascii="Liberation Serif" w:hAnsi="Liberation Serif"/>
                  <w:sz w:val="20"/>
                </w:rPr>
                <w:delText>152 (8.8%)</w:delText>
              </w:r>
            </w:del>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del w:id="658" w:author="Unknown Author" w:date="2026-07-31T10:48:58Z"/>
                <w:rFonts w:ascii="Liberation Serif" w:hAnsi="Liberation Serif"/>
              </w:rPr>
            </w:pPr>
            <w:del w:id="657" w:author="Unknown Author" w:date="2026-07-31T10:48:58Z">
              <w:r>
                <w:rPr>
                  <w:rFonts w:ascii="Liberation Serif" w:hAnsi="Liberation Serif"/>
                  <w:sz w:val="20"/>
                </w:rPr>
                <w:delText>143 (8.1%)</w:delText>
              </w:r>
            </w:del>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del w:id="660" w:author="Unknown Author" w:date="2026-07-31T10:48:58Z"/>
                <w:rFonts w:ascii="Liberation Serif" w:hAnsi="Liberation Serif"/>
              </w:rPr>
            </w:pPr>
            <w:del w:id="659" w:author="Unknown Author" w:date="2026-07-31T10:48:58Z">
              <w:r>
                <w:rPr>
                  <w:rFonts w:ascii="Liberation Serif" w:hAnsi="Liberation Serif"/>
                  <w:sz w:val="20"/>
                </w:rPr>
                <w:delText>0.95 (0.76 - 1.17)</w:delText>
              </w:r>
            </w:del>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del w:id="662" w:author="Unknown Author" w:date="2026-07-31T10:48:58Z"/>
                <w:rFonts w:ascii="Liberation Serif" w:hAnsi="Liberation Serif"/>
              </w:rPr>
            </w:pPr>
            <w:del w:id="661" w:author="Unknown Author" w:date="2026-07-31T10:48:58Z">
              <w:r>
                <w:rPr>
                  <w:rFonts w:ascii="Liberation Serif" w:hAnsi="Liberation Serif"/>
                  <w:sz w:val="20"/>
                </w:rPr>
                <w:delText>30.2%</w:delText>
              </w:r>
            </w:del>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del w:id="664" w:author="Unknown Author" w:date="2026-07-31T10:48:58Z"/>
                <w:rFonts w:ascii="Liberation Serif" w:hAnsi="Liberation Serif"/>
              </w:rPr>
            </w:pPr>
            <w:del w:id="663" w:author="Unknown Author" w:date="2026-07-31T10:48:58Z">
              <w:r>
                <w:rPr>
                  <w:rFonts w:ascii="Liberation Serif" w:hAnsi="Liberation Serif"/>
                  <w:sz w:val="20"/>
                </w:rPr>
                <w:delText>1.3%</w:delText>
              </w:r>
            </w:del>
          </w:p>
        </w:tc>
        <w:tc>
          <w:tcPr>
            <w:tcW w:w="1338"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del w:id="666" w:author="Unknown Author" w:date="2026-07-31T10:48:58Z"/>
                <w:rFonts w:ascii="Liberation Serif" w:hAnsi="Liberation Serif"/>
              </w:rPr>
            </w:pPr>
            <w:del w:id="665" w:author="Unknown Author" w:date="2026-07-31T10:48:58Z">
              <w:r>
                <w:rPr>
                  <w:rFonts w:ascii="Liberation Serif" w:hAnsi="Liberation Serif"/>
                  <w:sz w:val="20"/>
                </w:rPr>
                <w:delText>31.5%</w:delText>
              </w:r>
            </w:del>
          </w:p>
        </w:tc>
      </w:tr>
      <w:tr>
        <w:trPr>
          <w:del w:id="667" w:author="Unknown Author" w:date="2026-07-31T10:48:58Z"/>
          <w:cantSplit/>
        </w:trPr>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del w:id="669" w:author="Unknown Author" w:date="2026-07-31T10:48:58Z"/>
                <w:rFonts w:ascii="Liberation Serif" w:hAnsi="Liberation Serif"/>
              </w:rPr>
            </w:pPr>
            <w:del w:id="668" w:author="Unknown Author" w:date="2026-07-31T10:48:58Z">
              <w:r>
                <w:rPr>
                  <w:rFonts w:ascii="Liberation Serif" w:hAnsi="Liberation Serif"/>
                  <w:b/>
                  <w:sz w:val="20"/>
                </w:rPr>
                <w:delText>Early Withdrawal of Life-Sustaining Therapy</w:delText>
              </w:r>
            </w:del>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del w:id="671" w:author="Unknown Author" w:date="2026-07-31T10:48:58Z"/>
                <w:rFonts w:ascii="Liberation Serif" w:hAnsi="Liberation Serif"/>
              </w:rPr>
            </w:pPr>
            <w:del w:id="670" w:author="Unknown Author" w:date="2026-07-31T10:48:58Z">
              <w:r>
                <w:rPr>
                  <w:rFonts w:ascii="Liberation Serif" w:hAnsi="Liberation Serif"/>
                  <w:sz w:val="20"/>
                </w:rPr>
                <w:delText>45 (2.6%)</w:delText>
              </w:r>
            </w:del>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del w:id="673" w:author="Unknown Author" w:date="2026-07-31T10:48:58Z"/>
                <w:rFonts w:ascii="Liberation Serif" w:hAnsi="Liberation Serif"/>
              </w:rPr>
            </w:pPr>
            <w:del w:id="672" w:author="Unknown Author" w:date="2026-07-31T10:48:58Z">
              <w:r>
                <w:rPr>
                  <w:rFonts w:ascii="Liberation Serif" w:hAnsi="Liberation Serif"/>
                  <w:sz w:val="20"/>
                </w:rPr>
                <w:delText>39 (2.2%)</w:delText>
              </w:r>
            </w:del>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del w:id="675" w:author="Unknown Author" w:date="2026-07-31T10:48:58Z"/>
                <w:rFonts w:ascii="Liberation Serif" w:hAnsi="Liberation Serif"/>
              </w:rPr>
            </w:pPr>
            <w:del w:id="674" w:author="Unknown Author" w:date="2026-07-31T10:48:58Z">
              <w:r>
                <w:rPr>
                  <w:rFonts w:ascii="Liberation Serif" w:hAnsi="Liberation Serif"/>
                  <w:sz w:val="20"/>
                </w:rPr>
                <w:delText>0.93 (0.63 - 1.35)</w:delText>
              </w:r>
            </w:del>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del w:id="677" w:author="Unknown Author" w:date="2026-07-31T10:48:58Z"/>
                <w:rFonts w:ascii="Liberation Serif" w:hAnsi="Liberation Serif"/>
              </w:rPr>
            </w:pPr>
            <w:del w:id="676" w:author="Unknown Author" w:date="2026-07-31T10:48:58Z">
              <w:r>
                <w:rPr>
                  <w:rFonts w:ascii="Liberation Serif" w:hAnsi="Liberation Serif"/>
                  <w:sz w:val="20"/>
                </w:rPr>
                <w:delText>34.5%</w:delText>
              </w:r>
            </w:del>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del w:id="679" w:author="Unknown Author" w:date="2026-07-31T10:48:58Z"/>
                <w:rFonts w:ascii="Liberation Serif" w:hAnsi="Liberation Serif"/>
              </w:rPr>
            </w:pPr>
            <w:del w:id="678" w:author="Unknown Author" w:date="2026-07-31T10:48:58Z">
              <w:r>
                <w:rPr>
                  <w:rFonts w:ascii="Liberation Serif" w:hAnsi="Liberation Serif"/>
                  <w:sz w:val="20"/>
                </w:rPr>
                <w:delText>8.8%</w:delText>
              </w:r>
            </w:del>
          </w:p>
        </w:tc>
        <w:tc>
          <w:tcPr>
            <w:tcW w:w="1338"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del w:id="681" w:author="Unknown Author" w:date="2026-07-31T10:48:58Z"/>
                <w:rFonts w:ascii="Liberation Serif" w:hAnsi="Liberation Serif"/>
              </w:rPr>
            </w:pPr>
            <w:del w:id="680" w:author="Unknown Author" w:date="2026-07-31T10:48:58Z">
              <w:r>
                <w:rPr>
                  <w:rFonts w:ascii="Liberation Serif" w:hAnsi="Liberation Serif"/>
                  <w:sz w:val="20"/>
                </w:rPr>
                <w:delText>19.1%</w:delText>
              </w:r>
            </w:del>
          </w:p>
        </w:tc>
      </w:tr>
      <w:tr>
        <w:trPr>
          <w:del w:id="682" w:author="Unknown Author" w:date="2026-07-31T10:48:58Z"/>
          <w:cantSplit/>
        </w:trPr>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del w:id="684" w:author="Unknown Author" w:date="2026-07-31T10:48:58Z"/>
                <w:rFonts w:ascii="Liberation Serif" w:hAnsi="Liberation Serif"/>
              </w:rPr>
            </w:pPr>
            <w:del w:id="683" w:author="Unknown Author" w:date="2026-07-31T10:48:58Z">
              <w:r>
                <w:rPr>
                  <w:rFonts w:ascii="Liberation Serif" w:hAnsi="Liberation Serif"/>
                  <w:b/>
                  <w:sz w:val="20"/>
                </w:rPr>
                <w:delText>DNR Order</w:delText>
              </w:r>
            </w:del>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del w:id="686" w:author="Unknown Author" w:date="2026-07-31T10:48:58Z"/>
                <w:rFonts w:ascii="Liberation Serif" w:hAnsi="Liberation Serif"/>
              </w:rPr>
            </w:pPr>
            <w:del w:id="685" w:author="Unknown Author" w:date="2026-07-31T10:48:58Z">
              <w:r>
                <w:rPr>
                  <w:rFonts w:ascii="Liberation Serif" w:hAnsi="Liberation Serif"/>
                  <w:sz w:val="20"/>
                </w:rPr>
                <w:delText>195 (11.3%)</w:delText>
              </w:r>
            </w:del>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del w:id="688" w:author="Unknown Author" w:date="2026-07-31T10:48:58Z"/>
                <w:rFonts w:ascii="Liberation Serif" w:hAnsi="Liberation Serif"/>
              </w:rPr>
            </w:pPr>
            <w:del w:id="687" w:author="Unknown Author" w:date="2026-07-31T10:48:58Z">
              <w:r>
                <w:rPr>
                  <w:rFonts w:ascii="Liberation Serif" w:hAnsi="Liberation Serif"/>
                  <w:sz w:val="20"/>
                </w:rPr>
                <w:delText>202 (11.5%)</w:delText>
              </w:r>
            </w:del>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del w:id="690" w:author="Unknown Author" w:date="2026-07-31T10:48:58Z"/>
                <w:rFonts w:ascii="Liberation Serif" w:hAnsi="Liberation Serif"/>
              </w:rPr>
            </w:pPr>
            <w:del w:id="689" w:author="Unknown Author" w:date="2026-07-31T10:48:58Z">
              <w:r>
                <w:rPr>
                  <w:rFonts w:ascii="Liberation Serif" w:hAnsi="Liberation Serif"/>
                  <w:sz w:val="20"/>
                </w:rPr>
                <w:delText>1.01 (0.85 - 1.21)</w:delText>
              </w:r>
            </w:del>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del w:id="692" w:author="Unknown Author" w:date="2026-07-31T10:48:58Z"/>
                <w:rFonts w:ascii="Liberation Serif" w:hAnsi="Liberation Serif"/>
              </w:rPr>
            </w:pPr>
            <w:del w:id="691" w:author="Unknown Author" w:date="2026-07-31T10:48:58Z">
              <w:r>
                <w:rPr>
                  <w:rFonts w:ascii="Liberation Serif" w:hAnsi="Liberation Serif"/>
                  <w:sz w:val="20"/>
                </w:rPr>
                <w:delText>55.2%</w:delText>
              </w:r>
            </w:del>
          </w:p>
        </w:tc>
        <w:tc>
          <w:tcPr>
            <w:tcW w:w="1337"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del w:id="694" w:author="Unknown Author" w:date="2026-07-31T10:48:58Z"/>
                <w:rFonts w:ascii="Liberation Serif" w:hAnsi="Liberation Serif"/>
              </w:rPr>
            </w:pPr>
            <w:del w:id="693" w:author="Unknown Author" w:date="2026-07-31T10:48:58Z">
              <w:r>
                <w:rPr>
                  <w:rFonts w:ascii="Liberation Serif" w:hAnsi="Liberation Serif"/>
                  <w:sz w:val="20"/>
                </w:rPr>
                <w:delText>3%</w:delText>
              </w:r>
            </w:del>
          </w:p>
        </w:tc>
        <w:tc>
          <w:tcPr>
            <w:tcW w:w="1338"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del w:id="696" w:author="Unknown Author" w:date="2026-07-31T10:48:58Z"/>
                <w:rFonts w:ascii="Liberation Serif" w:hAnsi="Liberation Serif"/>
              </w:rPr>
            </w:pPr>
            <w:del w:id="695" w:author="Unknown Author" w:date="2026-07-31T10:48:58Z">
              <w:r>
                <w:rPr>
                  <w:rFonts w:ascii="Liberation Serif" w:hAnsi="Liberation Serif"/>
                  <w:sz w:val="20"/>
                </w:rPr>
                <w:delText>41.3%</w:delText>
              </w:r>
            </w:del>
          </w:p>
        </w:tc>
      </w:tr>
      <w:tr>
        <w:trPr>
          <w:del w:id="697" w:author="Unknown Author" w:date="2026-07-31T10:48:58Z"/>
          <w:cantSplit/>
        </w:trPr>
        <w:tc>
          <w:tcPr>
            <w:tcW w:w="9360" w:type="dxa"/>
            <w:gridSpan w:val="7"/>
            <w:tcBorders/>
          </w:tcPr>
          <w:p>
            <w:pPr>
              <w:pStyle w:val="Normal"/>
              <w:keepNext w:val="true"/>
              <w:spacing w:before="0" w:after="60"/>
              <w:rPr>
                <w:del w:id="699" w:author="Unknown Author" w:date="2026-07-31T10:48:58Z"/>
                <w:rFonts w:ascii="Liberation Serif" w:hAnsi="Liberation Serif"/>
              </w:rPr>
            </w:pPr>
            <w:del w:id="698" w:author="Unknown Author" w:date="2026-07-31T10:48:58Z">
              <w:r>
                <w:rPr>
                  <w:rFonts w:ascii="Liberation Serif" w:hAnsi="Liberation Serif"/>
                  <w:sz w:val="20"/>
                </w:rPr>
                <w:delText>Values represent Average Marginal Effects (Odds Ratios for binary outcomes, Incidence Rate Ratios for counts). Models are adjusted for age, admission GCS, ICH location (interaction), ICH volume, IVH, and study. Days of mechanical ventilation represent median (IQR) days (data from ATACH-2 only). ROPE indicates region of practical equivalence (0.95 to 1.05); aOR, adjusted odds ratio; IRR, incidence rate ratio; CI, credible interval; GCS, Glasgow Coma Scale; ICH, intracerebral hemorrhage; IQR, interquartile range; and IVH, intraventricular hemorrhage.</w:delText>
              </w:r>
            </w:del>
            <w:bookmarkStart w:id="56" w:name="tbl-2_Copy_1"/>
            <w:bookmarkEnd w:id="56"/>
          </w:p>
        </w:tc>
      </w:tr>
    </w:tbl>
    <w:p>
      <w:pPr>
        <w:pStyle w:val="Normal"/>
        <w:rPr/>
      </w:pPr>
      <w:r>
        <w:rPr/>
      </w:r>
      <w:r>
        <w:br w:type="page"/>
      </w:r>
    </w:p>
    <w:tbl>
      <w:tblPr>
        <w:tblW w:w="5000" w:type="pct"/>
        <w:jc w:val="center"/>
        <w:tblInd w:w="0" w:type="dxa"/>
        <w:tblLayout w:type="fixed"/>
        <w:tblCellMar>
          <w:top w:w="0" w:type="dxa"/>
          <w:left w:w="60" w:type="dxa"/>
          <w:bottom w:w="0" w:type="dxa"/>
          <w:right w:w="60" w:type="dxa"/>
        </w:tblCellMar>
        <w:tblLook w:noHBand="0" w:noVBand="0" w:firstColumn="0" w:lastRow="0" w:lastColumn="0" w:firstRow="0" w:val="0000"/>
      </w:tblPr>
      <w:tblGrid>
        <w:gridCol w:w="1872"/>
        <w:gridCol w:w="1872"/>
        <w:gridCol w:w="1872"/>
        <w:gridCol w:w="1872"/>
        <w:gridCol w:w="1872"/>
      </w:tblGrid>
      <w:tr>
        <w:trPr>
          <w:ins w:id="700" w:author="Unknown Author" w:date="2026-07-31T10:48:58Z"/>
        </w:trPr>
        <w:tc>
          <w:tcPr>
            <w:tcW w:w="9360" w:type="dxa"/>
            <w:gridSpan w:val="5"/>
            <w:tcBorders/>
          </w:tcPr>
          <w:p>
            <w:pPr>
              <w:pStyle w:val="ImageCaption"/>
              <w:pageBreakBefore/>
              <w:spacing w:before="0" w:after="120"/>
              <w:jc w:val="left"/>
              <w:rPr>
                <w:ins w:id="702" w:author="Unknown Author" w:date="2026-07-31T10:48:58Z"/>
              </w:rPr>
            </w:pPr>
            <w:ins w:id="701" w:author="Unknown Author" w:date="2026-07-31T10:48:58Z">
              <w:r>
                <w:rPr/>
                <w:t>Table 3: Association of Hemispheric Laterality with Functional Outcomes</w:t>
              </w:r>
            </w:ins>
          </w:p>
        </w:tc>
      </w:tr>
      <w:tr>
        <w:trPr>
          <w:ins w:id="703" w:author="Unknown Author" w:date="2026-07-31T10:48:58Z"/>
          <w:cantSplit/>
        </w:trPr>
        <w:tc>
          <w:tcPr>
            <w:tcW w:w="1872" w:type="dxa"/>
            <w:tcBorders>
              <w:top w:val="single" w:sz="16" w:space="0" w:color="D3D3D3"/>
              <w:left w:val="single" w:sz="6" w:space="0" w:color="D3D3D3"/>
              <w:bottom w:val="single" w:sz="16" w:space="0" w:color="D3D3D3"/>
            </w:tcBorders>
          </w:tcPr>
          <w:p>
            <w:pPr>
              <w:pStyle w:val="Normal"/>
              <w:keepNext w:val="true"/>
              <w:spacing w:before="0" w:after="60"/>
              <w:jc w:val="left"/>
              <w:rPr>
                <w:ins w:id="705" w:author="Unknown Author" w:date="2026-07-31T10:48:58Z"/>
              </w:rPr>
            </w:pPr>
            <w:ins w:id="704" w:author="Unknown Author" w:date="2026-07-31T10:48:58Z">
              <w:r>
                <w:rPr>
                  <w:rFonts w:ascii="Calibri" w:hAnsi="Calibri"/>
                  <w:sz w:val="20"/>
                </w:rPr>
                <w:t>Outcome</w:t>
              </w:r>
            </w:ins>
          </w:p>
        </w:tc>
        <w:tc>
          <w:tcPr>
            <w:tcW w:w="1872" w:type="dxa"/>
            <w:tcBorders>
              <w:top w:val="single" w:sz="16" w:space="0" w:color="D3D3D3"/>
              <w:bottom w:val="single" w:sz="16" w:space="0" w:color="D3D3D3"/>
            </w:tcBorders>
          </w:tcPr>
          <w:p>
            <w:pPr>
              <w:pStyle w:val="Normal"/>
              <w:keepNext w:val="true"/>
              <w:spacing w:before="0" w:after="60"/>
              <w:jc w:val="left"/>
              <w:rPr>
                <w:ins w:id="707" w:author="Unknown Author" w:date="2026-07-31T10:48:58Z"/>
              </w:rPr>
            </w:pPr>
            <w:ins w:id="706" w:author="Unknown Author" w:date="2026-07-31T10:48:58Z">
              <w:r>
                <w:rPr>
                  <w:rFonts w:ascii="Calibri" w:hAnsi="Calibri"/>
                  <w:sz w:val="20"/>
                </w:rPr>
                <w:t>aOR / Mean Diff (95% CrI)</w:t>
              </w:r>
            </w:ins>
          </w:p>
        </w:tc>
        <w:tc>
          <w:tcPr>
            <w:tcW w:w="1872" w:type="dxa"/>
            <w:tcBorders>
              <w:top w:val="single" w:sz="16" w:space="0" w:color="D3D3D3"/>
              <w:bottom w:val="single" w:sz="16" w:space="0" w:color="D3D3D3"/>
            </w:tcBorders>
          </w:tcPr>
          <w:p>
            <w:pPr>
              <w:pStyle w:val="Normal"/>
              <w:keepNext w:val="true"/>
              <w:spacing w:before="0" w:after="60"/>
              <w:jc w:val="left"/>
              <w:rPr>
                <w:ins w:id="709" w:author="Unknown Author" w:date="2026-07-31T10:48:58Z"/>
              </w:rPr>
            </w:pPr>
            <w:ins w:id="708" w:author="Unknown Author" w:date="2026-07-31T10:48:58Z">
              <w:r>
                <w:rPr>
                  <w:rFonts w:ascii="Calibri" w:hAnsi="Calibri"/>
                  <w:sz w:val="20"/>
                </w:rPr>
                <w:t>Posterior Probability of any difference</w:t>
              </w:r>
            </w:ins>
          </w:p>
        </w:tc>
        <w:tc>
          <w:tcPr>
            <w:tcW w:w="1872" w:type="dxa"/>
            <w:tcBorders>
              <w:top w:val="single" w:sz="16" w:space="0" w:color="D3D3D3"/>
              <w:bottom w:val="single" w:sz="16" w:space="0" w:color="D3D3D3"/>
            </w:tcBorders>
          </w:tcPr>
          <w:p>
            <w:pPr>
              <w:pStyle w:val="Normal"/>
              <w:keepNext w:val="true"/>
              <w:spacing w:before="0" w:after="60"/>
              <w:jc w:val="left"/>
              <w:rPr>
                <w:ins w:id="711" w:author="Unknown Author" w:date="2026-07-31T10:48:58Z"/>
              </w:rPr>
            </w:pPr>
            <w:ins w:id="710" w:author="Unknown Author" w:date="2026-07-31T10:48:58Z">
              <w:r>
                <w:rPr>
                  <w:rFonts w:ascii="Calibri" w:hAnsi="Calibri"/>
                  <w:sz w:val="20"/>
                </w:rPr>
                <w:t>Posterior Probability of a substantial difference</w:t>
              </w:r>
            </w:ins>
          </w:p>
        </w:tc>
        <w:tc>
          <w:tcPr>
            <w:tcW w:w="1872" w:type="dxa"/>
            <w:tcBorders>
              <w:top w:val="single" w:sz="16" w:space="0" w:color="D3D3D3"/>
              <w:bottom w:val="single" w:sz="16" w:space="0" w:color="D3D3D3"/>
              <w:right w:val="single" w:sz="6" w:space="0" w:color="D3D3D3"/>
            </w:tcBorders>
          </w:tcPr>
          <w:p>
            <w:pPr>
              <w:pStyle w:val="Normal"/>
              <w:keepNext w:val="true"/>
              <w:spacing w:before="0" w:after="60"/>
              <w:jc w:val="left"/>
              <w:rPr>
                <w:ins w:id="713" w:author="Unknown Author" w:date="2026-07-31T10:48:58Z"/>
              </w:rPr>
            </w:pPr>
            <w:ins w:id="712" w:author="Unknown Author" w:date="2026-07-31T10:48:58Z">
              <w:r>
                <w:rPr>
                  <w:rFonts w:ascii="Calibri" w:hAnsi="Calibri"/>
                  <w:sz w:val="20"/>
                </w:rPr>
                <w:t>Percentage of posterior within ROPE</w:t>
              </w:r>
            </w:ins>
          </w:p>
        </w:tc>
      </w:tr>
      <w:tr>
        <w:trPr>
          <w:ins w:id="714" w:author="Unknown Author" w:date="2026-07-31T10:48:58Z"/>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716" w:author="Unknown Author" w:date="2026-07-31T10:48:58Z"/>
              </w:rPr>
            </w:pPr>
            <w:ins w:id="715" w:author="Unknown Author" w:date="2026-07-31T10:48:58Z">
              <w:r>
                <w:rPr>
                  <w:rFonts w:ascii="Calibri" w:hAnsi="Calibri"/>
                  <w:b/>
                  <w:sz w:val="20"/>
                </w:rPr>
                <w:t>Modified Rankin Score</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718" w:author="Unknown Author" w:date="2026-07-31T10:48:58Z"/>
              </w:rPr>
            </w:pPr>
            <w:ins w:id="717" w:author="Unknown Author" w:date="2026-07-31T10:48:58Z">
              <w:r>
                <w:rPr>
                  <w:rFonts w:ascii="Calibri" w:hAnsi="Calibri"/>
                  <w:sz w:val="20"/>
                </w:rPr>
                <w:t>0.99 (0.98 - 1.00)</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720" w:author="Unknown Author" w:date="2026-07-31T10:48:58Z"/>
              </w:rPr>
            </w:pPr>
            <w:ins w:id="719" w:author="Unknown Author" w:date="2026-07-31T10:48:58Z">
              <w:r>
                <w:rPr>
                  <w:rFonts w:ascii="Calibri" w:hAnsi="Calibri"/>
                  <w:sz w:val="20"/>
                </w:rPr>
                <w:t>0.7%</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722" w:author="Unknown Author" w:date="2026-07-31T10:48:58Z"/>
              </w:rPr>
            </w:pPr>
            <w:ins w:id="721" w:author="Unknown Author" w:date="2026-07-31T10:48:58Z">
              <w:r>
                <w:rPr>
                  <w:rFonts w:ascii="Calibri" w:hAnsi="Calibri"/>
                  <w:sz w:val="20"/>
                </w:rPr>
                <w:t>&lt; 0.1%</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724" w:author="Unknown Author" w:date="2026-07-31T10:48:58Z"/>
              </w:rPr>
            </w:pPr>
            <w:ins w:id="723" w:author="Unknown Author" w:date="2026-07-31T10:48:58Z">
              <w:r>
                <w:rPr>
                  <w:rFonts w:ascii="Calibri" w:hAnsi="Calibri"/>
                  <w:sz w:val="20"/>
                </w:rPr>
                <w:t>&gt; 99.9%</w:t>
              </w:r>
            </w:ins>
          </w:p>
        </w:tc>
      </w:tr>
      <w:tr>
        <w:trPr>
          <w:ins w:id="725" w:author="Unknown Author" w:date="2026-07-31T10:48:58Z"/>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727" w:author="Unknown Author" w:date="2026-07-31T10:48:58Z"/>
              </w:rPr>
            </w:pPr>
            <w:ins w:id="726" w:author="Unknown Author" w:date="2026-07-31T10:48:58Z">
              <w:r>
                <w:rPr>
                  <w:rFonts w:ascii="Calibri" w:hAnsi="Calibri"/>
                  <w:b/>
                  <w:sz w:val="20"/>
                </w:rPr>
                <w:t>EuroQOL - Mobility</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729" w:author="Unknown Author" w:date="2026-07-31T10:48:58Z"/>
              </w:rPr>
            </w:pPr>
            <w:ins w:id="728" w:author="Unknown Author" w:date="2026-07-31T10:48:58Z">
              <w:r>
                <w:rPr>
                  <w:rFonts w:ascii="Calibri" w:hAnsi="Calibri"/>
                  <w:sz w:val="20"/>
                </w:rPr>
                <w:t>1.03 (1.01 - 1.05)</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731" w:author="Unknown Author" w:date="2026-07-31T10:48:58Z"/>
              </w:rPr>
            </w:pPr>
            <w:ins w:id="730" w:author="Unknown Author" w:date="2026-07-31T10:48:58Z">
              <w:r>
                <w:rPr>
                  <w:rFonts w:ascii="Calibri" w:hAnsi="Calibri"/>
                  <w:sz w:val="20"/>
                </w:rPr>
                <w:t>&gt; 99.9%</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733" w:author="Unknown Author" w:date="2026-07-31T10:48:58Z"/>
              </w:rPr>
            </w:pPr>
            <w:ins w:id="732" w:author="Unknown Author" w:date="2026-07-31T10:48:58Z">
              <w:r>
                <w:rPr>
                  <w:rFonts w:ascii="Calibri" w:hAnsi="Calibri"/>
                  <w:sz w:val="20"/>
                </w:rPr>
                <w:t>&lt; 0.1%</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735" w:author="Unknown Author" w:date="2026-07-31T10:48:58Z"/>
              </w:rPr>
            </w:pPr>
            <w:ins w:id="734" w:author="Unknown Author" w:date="2026-07-31T10:48:58Z">
              <w:r>
                <w:rPr>
                  <w:rFonts w:ascii="Calibri" w:hAnsi="Calibri"/>
                  <w:sz w:val="20"/>
                </w:rPr>
                <w:t>98.3%</w:t>
              </w:r>
            </w:ins>
          </w:p>
        </w:tc>
      </w:tr>
      <w:tr>
        <w:trPr>
          <w:ins w:id="736" w:author="Unknown Author" w:date="2026-07-31T10:48:58Z"/>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738" w:author="Unknown Author" w:date="2026-07-31T10:48:58Z"/>
              </w:rPr>
            </w:pPr>
            <w:ins w:id="737" w:author="Unknown Author" w:date="2026-07-31T10:48:58Z">
              <w:r>
                <w:rPr>
                  <w:rFonts w:ascii="Calibri" w:hAnsi="Calibri"/>
                  <w:b/>
                  <w:sz w:val="20"/>
                </w:rPr>
                <w:t>EuroQOL - Self-Care</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740" w:author="Unknown Author" w:date="2026-07-31T10:48:58Z"/>
              </w:rPr>
            </w:pPr>
            <w:ins w:id="739" w:author="Unknown Author" w:date="2026-07-31T10:48:58Z">
              <w:r>
                <w:rPr>
                  <w:rFonts w:ascii="Calibri" w:hAnsi="Calibri"/>
                  <w:sz w:val="20"/>
                </w:rPr>
                <w:t>1.03 (1.02 - 1.05)</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742" w:author="Unknown Author" w:date="2026-07-31T10:48:58Z"/>
              </w:rPr>
            </w:pPr>
            <w:ins w:id="741" w:author="Unknown Author" w:date="2026-07-31T10:48:58Z">
              <w:r>
                <w:rPr>
                  <w:rFonts w:ascii="Calibri" w:hAnsi="Calibri"/>
                  <w:sz w:val="20"/>
                </w:rPr>
                <w:t>&gt; 99.9%</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744" w:author="Unknown Author" w:date="2026-07-31T10:48:58Z"/>
              </w:rPr>
            </w:pPr>
            <w:ins w:id="743" w:author="Unknown Author" w:date="2026-07-31T10:48:58Z">
              <w:r>
                <w:rPr>
                  <w:rFonts w:ascii="Calibri" w:hAnsi="Calibri"/>
                  <w:sz w:val="20"/>
                </w:rPr>
                <w:t>&lt; 0.1%</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746" w:author="Unknown Author" w:date="2026-07-31T10:48:58Z"/>
              </w:rPr>
            </w:pPr>
            <w:ins w:id="745" w:author="Unknown Author" w:date="2026-07-31T10:48:58Z">
              <w:r>
                <w:rPr>
                  <w:rFonts w:ascii="Calibri" w:hAnsi="Calibri"/>
                  <w:sz w:val="20"/>
                </w:rPr>
                <w:t>96.4%</w:t>
              </w:r>
            </w:ins>
          </w:p>
        </w:tc>
      </w:tr>
      <w:tr>
        <w:trPr>
          <w:ins w:id="747" w:author="Unknown Author" w:date="2026-07-31T10:48:58Z"/>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749" w:author="Unknown Author" w:date="2026-07-31T10:48:58Z"/>
              </w:rPr>
            </w:pPr>
            <w:ins w:id="748" w:author="Unknown Author" w:date="2026-07-31T10:48:58Z">
              <w:r>
                <w:rPr>
                  <w:rFonts w:ascii="Calibri" w:hAnsi="Calibri"/>
                  <w:b/>
                  <w:sz w:val="20"/>
                </w:rPr>
                <w:t>EuroQOL - Usual Activities</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751" w:author="Unknown Author" w:date="2026-07-31T10:48:58Z"/>
              </w:rPr>
            </w:pPr>
            <w:ins w:id="750" w:author="Unknown Author" w:date="2026-07-31T10:48:58Z">
              <w:r>
                <w:rPr>
                  <w:rFonts w:ascii="Calibri" w:hAnsi="Calibri"/>
                  <w:sz w:val="20"/>
                </w:rPr>
                <w:t>0.99 (0.99 - 1.00)</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753" w:author="Unknown Author" w:date="2026-07-31T10:48:58Z"/>
              </w:rPr>
            </w:pPr>
            <w:ins w:id="752" w:author="Unknown Author" w:date="2026-07-31T10:48:58Z">
              <w:r>
                <w:rPr>
                  <w:rFonts w:ascii="Calibri" w:hAnsi="Calibri"/>
                  <w:sz w:val="20"/>
                </w:rPr>
                <w:t>3.1%</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755" w:author="Unknown Author" w:date="2026-07-31T10:48:58Z"/>
              </w:rPr>
            </w:pPr>
            <w:ins w:id="754" w:author="Unknown Author" w:date="2026-07-31T10:48:58Z">
              <w:r>
                <w:rPr>
                  <w:rFonts w:ascii="Calibri" w:hAnsi="Calibri"/>
                  <w:sz w:val="20"/>
                </w:rPr>
                <w:t>&lt; 0.1%</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757" w:author="Unknown Author" w:date="2026-07-31T10:48:58Z"/>
              </w:rPr>
            </w:pPr>
            <w:ins w:id="756" w:author="Unknown Author" w:date="2026-07-31T10:48:58Z">
              <w:r>
                <w:rPr>
                  <w:rFonts w:ascii="Calibri" w:hAnsi="Calibri"/>
                  <w:sz w:val="20"/>
                </w:rPr>
                <w:t>&gt; 99.9%</w:t>
              </w:r>
            </w:ins>
          </w:p>
        </w:tc>
      </w:tr>
      <w:tr>
        <w:trPr>
          <w:ins w:id="758" w:author="Unknown Author" w:date="2026-07-31T10:48:58Z"/>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760" w:author="Unknown Author" w:date="2026-07-31T10:48:58Z"/>
              </w:rPr>
            </w:pPr>
            <w:ins w:id="759" w:author="Unknown Author" w:date="2026-07-31T10:48:58Z">
              <w:r>
                <w:rPr>
                  <w:rFonts w:ascii="Calibri" w:hAnsi="Calibri"/>
                  <w:b/>
                  <w:sz w:val="20"/>
                </w:rPr>
                <w:t>EuroQOL - Pain/Discomfort</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762" w:author="Unknown Author" w:date="2026-07-31T10:48:58Z"/>
              </w:rPr>
            </w:pPr>
            <w:ins w:id="761" w:author="Unknown Author" w:date="2026-07-31T10:48:58Z">
              <w:r>
                <w:rPr>
                  <w:rFonts w:ascii="Calibri" w:hAnsi="Calibri"/>
                  <w:sz w:val="20"/>
                </w:rPr>
                <w:t>1.06 (1.01 - 1.11)</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764" w:author="Unknown Author" w:date="2026-07-31T10:48:58Z"/>
              </w:rPr>
            </w:pPr>
            <w:ins w:id="763" w:author="Unknown Author" w:date="2026-07-31T10:48:58Z">
              <w:r>
                <w:rPr>
                  <w:rFonts w:ascii="Calibri" w:hAnsi="Calibri"/>
                  <w:sz w:val="20"/>
                </w:rPr>
                <w:t>99.1%</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766" w:author="Unknown Author" w:date="2026-07-31T10:48:58Z"/>
              </w:rPr>
            </w:pPr>
            <w:ins w:id="765" w:author="Unknown Author" w:date="2026-07-31T10:48:58Z">
              <w:r>
                <w:rPr>
                  <w:rFonts w:ascii="Calibri" w:hAnsi="Calibri"/>
                  <w:sz w:val="20"/>
                </w:rPr>
                <w:t>&lt; 0.1%</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768" w:author="Unknown Author" w:date="2026-07-31T10:48:58Z"/>
              </w:rPr>
            </w:pPr>
            <w:ins w:id="767" w:author="Unknown Author" w:date="2026-07-31T10:48:58Z">
              <w:r>
                <w:rPr>
                  <w:rFonts w:ascii="Calibri" w:hAnsi="Calibri"/>
                  <w:sz w:val="20"/>
                </w:rPr>
                <w:t>38.3%</w:t>
              </w:r>
            </w:ins>
          </w:p>
        </w:tc>
      </w:tr>
      <w:tr>
        <w:trPr>
          <w:ins w:id="769" w:author="Unknown Author" w:date="2026-07-31T10:48:58Z"/>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771" w:author="Unknown Author" w:date="2026-07-31T10:48:58Z"/>
              </w:rPr>
            </w:pPr>
            <w:ins w:id="770" w:author="Unknown Author" w:date="2026-07-31T10:48:58Z">
              <w:r>
                <w:rPr>
                  <w:rFonts w:ascii="Calibri" w:hAnsi="Calibri"/>
                  <w:b/>
                  <w:sz w:val="20"/>
                </w:rPr>
                <w:t>EuroQOL - Anxiety/Depression</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773" w:author="Unknown Author" w:date="2026-07-31T10:48:58Z"/>
              </w:rPr>
            </w:pPr>
            <w:ins w:id="772" w:author="Unknown Author" w:date="2026-07-31T10:48:58Z">
              <w:r>
                <w:rPr>
                  <w:rFonts w:ascii="Calibri" w:hAnsi="Calibri"/>
                  <w:sz w:val="20"/>
                </w:rPr>
                <w:t>1.04 (0.99 - 1.09)</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775" w:author="Unknown Author" w:date="2026-07-31T10:48:58Z"/>
              </w:rPr>
            </w:pPr>
            <w:ins w:id="774" w:author="Unknown Author" w:date="2026-07-31T10:48:58Z">
              <w:r>
                <w:rPr>
                  <w:rFonts w:ascii="Calibri" w:hAnsi="Calibri"/>
                  <w:sz w:val="20"/>
                </w:rPr>
                <w:t>95.3%</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777" w:author="Unknown Author" w:date="2026-07-31T10:48:58Z"/>
              </w:rPr>
            </w:pPr>
            <w:ins w:id="776" w:author="Unknown Author" w:date="2026-07-31T10:48:58Z">
              <w:r>
                <w:rPr>
                  <w:rFonts w:ascii="Calibri" w:hAnsi="Calibri"/>
                  <w:sz w:val="20"/>
                </w:rPr>
                <w:t>&lt; 0.1%</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779" w:author="Unknown Author" w:date="2026-07-31T10:48:58Z"/>
              </w:rPr>
            </w:pPr>
            <w:ins w:id="778" w:author="Unknown Author" w:date="2026-07-31T10:48:58Z">
              <w:r>
                <w:rPr>
                  <w:rFonts w:ascii="Calibri" w:hAnsi="Calibri"/>
                  <w:sz w:val="20"/>
                </w:rPr>
                <w:t>64%</w:t>
              </w:r>
            </w:ins>
          </w:p>
        </w:tc>
      </w:tr>
      <w:tr>
        <w:trPr>
          <w:ins w:id="780" w:author="Unknown Author" w:date="2026-07-31T10:48:58Z"/>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782" w:author="Unknown Author" w:date="2026-07-31T10:48:58Z"/>
              </w:rPr>
            </w:pPr>
            <w:ins w:id="781" w:author="Unknown Author" w:date="2026-07-31T10:48:58Z">
              <w:r>
                <w:rPr>
                  <w:rFonts w:ascii="Calibri" w:hAnsi="Calibri"/>
                  <w:b/>
                  <w:sz w:val="20"/>
                </w:rPr>
                <w:t>EQ-VAS</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784" w:author="Unknown Author" w:date="2026-07-31T10:48:58Z"/>
              </w:rPr>
            </w:pPr>
            <w:ins w:id="783" w:author="Unknown Author" w:date="2026-07-31T10:48:58Z">
              <w:r>
                <w:rPr>
                  <w:rFonts w:ascii="Calibri" w:hAnsi="Calibri"/>
                  <w:sz w:val="20"/>
                </w:rPr>
                <w:t>-1.7 (-3.6 - 0.2)</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786" w:author="Unknown Author" w:date="2026-07-31T10:48:58Z"/>
              </w:rPr>
            </w:pPr>
            <w:ins w:id="785" w:author="Unknown Author" w:date="2026-07-31T10:48:58Z">
              <w:r>
                <w:rPr>
                  <w:rFonts w:ascii="Calibri" w:hAnsi="Calibri"/>
                  <w:sz w:val="20"/>
                </w:rPr>
                <w:t>96.1%</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788" w:author="Unknown Author" w:date="2026-07-31T10:48:58Z"/>
              </w:rPr>
            </w:pPr>
            <w:ins w:id="787" w:author="Unknown Author" w:date="2026-07-31T10:48:58Z">
              <w:r>
                <w:rPr>
                  <w:rFonts w:ascii="Calibri" w:hAnsi="Calibri"/>
                  <w:sz w:val="20"/>
                </w:rPr>
                <w:t>&lt; 0.1%</w:t>
              </w:r>
            </w:ins>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ins w:id="790" w:author="Unknown Author" w:date="2026-07-31T10:48:58Z"/>
              </w:rPr>
            </w:pPr>
            <w:ins w:id="789" w:author="Unknown Author" w:date="2026-07-31T10:48:58Z">
              <w:r>
                <w:rPr>
                  <w:rFonts w:ascii="Calibri" w:hAnsi="Calibri"/>
                  <w:sz w:val="20"/>
                </w:rPr>
                <w:t>62.3%</w:t>
              </w:r>
            </w:ins>
          </w:p>
        </w:tc>
      </w:tr>
      <w:tr>
        <w:trPr>
          <w:ins w:id="791" w:author="Unknown Author" w:date="2026-07-31T10:48:58Z"/>
          <w:cantSplit/>
        </w:trPr>
        <w:tc>
          <w:tcPr>
            <w:tcW w:w="9360" w:type="dxa"/>
            <w:gridSpan w:val="5"/>
            <w:tcBorders/>
          </w:tcPr>
          <w:p>
            <w:pPr>
              <w:pStyle w:val="Normal"/>
              <w:keepNext w:val="true"/>
              <w:spacing w:before="0" w:after="60"/>
              <w:rPr>
                <w:ins w:id="793" w:author="Unknown Author" w:date="2026-07-31T10:48:58Z"/>
              </w:rPr>
            </w:pPr>
            <w:ins w:id="792" w:author="Unknown Author" w:date="2026-07-31T10:48:58Z">
              <w:r>
                <w:rPr>
                  <w:rFonts w:ascii="Calibri" w:hAnsi="Calibri"/>
                  <w:sz w:val="20"/>
                </w:rPr>
                <w:t>Values represent Average Marginal Effects (Odds Ratios for ordinal outcomes; Mean Difference in points [0–100] for EQ-VAS). Models are adjusted for age, admission GCS, ICH location, ICH volume, IVH, and study (as random intercept); Reference Category: Left Hemisphere. ROPE indicates region of practical equivalence (0.95 to 1.05 for ordinal; ± 2 points for EQ-VAS). For EQ-VAS, probability of difference is defined as Mean Difference &lt; 0, and substantial difference as &lt; -5 points. aOR indicates adjusted odds ratio; CrI, credible interval; GCS, Glasgow Coma Scale; ICH, intracerebral hemorrhage; and IVH, intraventricular hemorrhage.</w:t>
              </w:r>
            </w:ins>
            <w:bookmarkStart w:id="57" w:name="tbl-3"/>
            <w:bookmarkEnd w:id="57"/>
          </w:p>
        </w:tc>
      </w:tr>
    </w:tbl>
    <w:tbl>
      <w:tblPr>
        <w:tblW w:w="5000" w:type="pct"/>
        <w:jc w:val="center"/>
        <w:tblInd w:w="0" w:type="dxa"/>
        <w:tblLayout w:type="fixed"/>
        <w:tblCellMar>
          <w:top w:w="0" w:type="dxa"/>
          <w:left w:w="60" w:type="dxa"/>
          <w:bottom w:w="0" w:type="dxa"/>
          <w:right w:w="60" w:type="dxa"/>
        </w:tblCellMar>
        <w:tblLook w:noHBand="0" w:noVBand="0" w:firstColumn="0" w:lastRow="0" w:lastColumn="0" w:firstRow="0" w:val="0000"/>
      </w:tblPr>
      <w:tblGrid>
        <w:gridCol w:w="1872"/>
        <w:gridCol w:w="1872"/>
        <w:gridCol w:w="1872"/>
        <w:gridCol w:w="1872"/>
        <w:gridCol w:w="1872"/>
      </w:tblGrid>
      <w:tr>
        <w:trPr>
          <w:del w:id="794" w:author="Unknown Author" w:date="2026-07-31T10:48:58Z"/>
        </w:trPr>
        <w:tc>
          <w:tcPr>
            <w:tcW w:w="9360" w:type="dxa"/>
            <w:gridSpan w:val="5"/>
            <w:tcBorders/>
          </w:tcPr>
          <w:p>
            <w:pPr>
              <w:pStyle w:val="ImageCaption"/>
              <w:pageBreakBefore/>
              <w:spacing w:before="0" w:after="120"/>
              <w:jc w:val="left"/>
              <w:rPr>
                <w:del w:id="796" w:author="Unknown Author" w:date="2026-07-31T10:48:58Z"/>
                <w:rFonts w:ascii="Liberation Serif" w:hAnsi="Liberation Serif"/>
              </w:rPr>
            </w:pPr>
            <w:r>
              <w:br w:type="page"/>
            </w:r>
            <w:del w:id="795" w:author="Unknown Author" w:date="2026-07-31T10:48:58Z">
              <w:r>
                <w:rPr>
                  <w:rFonts w:ascii="Liberation Serif" w:hAnsi="Liberation Serif"/>
                </w:rPr>
                <w:delText>Table 3: Association of Hemispheric Laterality with Functional Outcomes</w:delText>
              </w:r>
            </w:del>
          </w:p>
        </w:tc>
      </w:tr>
      <w:tr>
        <w:trPr>
          <w:del w:id="797" w:author="Unknown Author" w:date="2026-07-31T10:48:58Z"/>
          <w:cantSplit/>
        </w:trPr>
        <w:tc>
          <w:tcPr>
            <w:tcW w:w="1872" w:type="dxa"/>
            <w:tcBorders>
              <w:top w:val="single" w:sz="16" w:space="0" w:color="D3D3D3"/>
              <w:left w:val="single" w:sz="6" w:space="0" w:color="D3D3D3"/>
              <w:bottom w:val="single" w:sz="16" w:space="0" w:color="D3D3D3"/>
            </w:tcBorders>
          </w:tcPr>
          <w:p>
            <w:pPr>
              <w:pStyle w:val="Normal"/>
              <w:keepNext w:val="true"/>
              <w:spacing w:before="0" w:after="60"/>
              <w:jc w:val="left"/>
              <w:rPr>
                <w:del w:id="799" w:author="Unknown Author" w:date="2026-07-31T10:48:58Z"/>
                <w:rFonts w:ascii="Liberation Serif" w:hAnsi="Liberation Serif"/>
              </w:rPr>
            </w:pPr>
            <w:del w:id="798" w:author="Unknown Author" w:date="2026-07-31T10:48:58Z">
              <w:r>
                <w:rPr>
                  <w:rFonts w:ascii="Liberation Serif" w:hAnsi="Liberation Serif"/>
                  <w:sz w:val="20"/>
                </w:rPr>
                <w:delText>Outcome</w:delText>
              </w:r>
            </w:del>
          </w:p>
        </w:tc>
        <w:tc>
          <w:tcPr>
            <w:tcW w:w="1872" w:type="dxa"/>
            <w:tcBorders>
              <w:top w:val="single" w:sz="16" w:space="0" w:color="D3D3D3"/>
              <w:bottom w:val="single" w:sz="16" w:space="0" w:color="D3D3D3"/>
            </w:tcBorders>
          </w:tcPr>
          <w:p>
            <w:pPr>
              <w:pStyle w:val="Normal"/>
              <w:keepNext w:val="true"/>
              <w:spacing w:before="0" w:after="60"/>
              <w:jc w:val="left"/>
              <w:rPr>
                <w:del w:id="801" w:author="Unknown Author" w:date="2026-07-31T10:48:58Z"/>
                <w:rFonts w:ascii="Liberation Serif" w:hAnsi="Liberation Serif"/>
              </w:rPr>
            </w:pPr>
            <w:del w:id="800" w:author="Unknown Author" w:date="2026-07-31T10:48:58Z">
              <w:r>
                <w:rPr>
                  <w:rFonts w:ascii="Liberation Serif" w:hAnsi="Liberation Serif"/>
                  <w:sz w:val="20"/>
                </w:rPr>
                <w:delText>aOR / Mean Diff (95% CI)</w:delText>
              </w:r>
            </w:del>
          </w:p>
        </w:tc>
        <w:tc>
          <w:tcPr>
            <w:tcW w:w="1872" w:type="dxa"/>
            <w:tcBorders>
              <w:top w:val="single" w:sz="16" w:space="0" w:color="D3D3D3"/>
              <w:bottom w:val="single" w:sz="16" w:space="0" w:color="D3D3D3"/>
            </w:tcBorders>
          </w:tcPr>
          <w:p>
            <w:pPr>
              <w:pStyle w:val="Normal"/>
              <w:keepNext w:val="true"/>
              <w:spacing w:before="0" w:after="60"/>
              <w:jc w:val="left"/>
              <w:rPr>
                <w:del w:id="803" w:author="Unknown Author" w:date="2026-07-31T10:48:58Z"/>
                <w:rFonts w:ascii="Liberation Serif" w:hAnsi="Liberation Serif"/>
              </w:rPr>
            </w:pPr>
            <w:del w:id="802" w:author="Unknown Author" w:date="2026-07-31T10:48:58Z">
              <w:r>
                <w:rPr>
                  <w:rFonts w:ascii="Liberation Serif" w:hAnsi="Liberation Serif"/>
                  <w:sz w:val="20"/>
                </w:rPr>
                <w:delText>Probability of any difference</w:delText>
              </w:r>
            </w:del>
          </w:p>
        </w:tc>
        <w:tc>
          <w:tcPr>
            <w:tcW w:w="1872" w:type="dxa"/>
            <w:tcBorders>
              <w:top w:val="single" w:sz="16" w:space="0" w:color="D3D3D3"/>
              <w:bottom w:val="single" w:sz="16" w:space="0" w:color="D3D3D3"/>
            </w:tcBorders>
          </w:tcPr>
          <w:p>
            <w:pPr>
              <w:pStyle w:val="Normal"/>
              <w:keepNext w:val="true"/>
              <w:spacing w:before="0" w:after="60"/>
              <w:jc w:val="left"/>
              <w:rPr>
                <w:del w:id="805" w:author="Unknown Author" w:date="2026-07-31T10:48:58Z"/>
                <w:rFonts w:ascii="Liberation Serif" w:hAnsi="Liberation Serif"/>
              </w:rPr>
            </w:pPr>
            <w:del w:id="804" w:author="Unknown Author" w:date="2026-07-31T10:48:58Z">
              <w:r>
                <w:rPr>
                  <w:rFonts w:ascii="Liberation Serif" w:hAnsi="Liberation Serif"/>
                  <w:sz w:val="20"/>
                </w:rPr>
                <w:delText>Probability of a substantial difference</w:delText>
              </w:r>
            </w:del>
          </w:p>
        </w:tc>
        <w:tc>
          <w:tcPr>
            <w:tcW w:w="1872" w:type="dxa"/>
            <w:tcBorders>
              <w:top w:val="single" w:sz="16" w:space="0" w:color="D3D3D3"/>
              <w:bottom w:val="single" w:sz="16" w:space="0" w:color="D3D3D3"/>
              <w:right w:val="single" w:sz="6" w:space="0" w:color="D3D3D3"/>
            </w:tcBorders>
          </w:tcPr>
          <w:p>
            <w:pPr>
              <w:pStyle w:val="Normal"/>
              <w:keepNext w:val="true"/>
              <w:spacing w:before="0" w:after="60"/>
              <w:jc w:val="left"/>
              <w:rPr>
                <w:del w:id="807" w:author="Unknown Author" w:date="2026-07-31T10:48:58Z"/>
                <w:rFonts w:ascii="Liberation Serif" w:hAnsi="Liberation Serif"/>
              </w:rPr>
            </w:pPr>
            <w:del w:id="806" w:author="Unknown Author" w:date="2026-07-31T10:48:58Z">
              <w:r>
                <w:rPr>
                  <w:rFonts w:ascii="Liberation Serif" w:hAnsi="Liberation Serif"/>
                  <w:sz w:val="20"/>
                </w:rPr>
                <w:delText>ROPE</w:delText>
              </w:r>
            </w:del>
          </w:p>
        </w:tc>
      </w:tr>
      <w:tr>
        <w:trPr>
          <w:del w:id="808" w:author="Unknown Author" w:date="2026-07-31T10:48:58Z"/>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del w:id="810" w:author="Unknown Author" w:date="2026-07-31T10:48:58Z"/>
                <w:rFonts w:ascii="Liberation Serif" w:hAnsi="Liberation Serif"/>
              </w:rPr>
            </w:pPr>
            <w:del w:id="809" w:author="Unknown Author" w:date="2026-07-31T10:48:58Z">
              <w:r>
                <w:rPr>
                  <w:rFonts w:ascii="Liberation Serif" w:hAnsi="Liberation Serif"/>
                  <w:b/>
                  <w:sz w:val="20"/>
                </w:rPr>
                <w:delText>Modified Rankin Score</w:delText>
              </w:r>
            </w:del>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del w:id="812" w:author="Unknown Author" w:date="2026-07-31T10:48:58Z"/>
                <w:rFonts w:ascii="Liberation Serif" w:hAnsi="Liberation Serif"/>
              </w:rPr>
            </w:pPr>
            <w:del w:id="811" w:author="Unknown Author" w:date="2026-07-31T10:48:58Z">
              <w:r>
                <w:rPr>
                  <w:rFonts w:ascii="Liberation Serif" w:hAnsi="Liberation Serif"/>
                  <w:sz w:val="20"/>
                </w:rPr>
                <w:delText>0.99 (0.98 - 1.00)</w:delText>
              </w:r>
            </w:del>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del w:id="814" w:author="Unknown Author" w:date="2026-07-31T10:48:58Z"/>
                <w:rFonts w:ascii="Liberation Serif" w:hAnsi="Liberation Serif"/>
              </w:rPr>
            </w:pPr>
            <w:del w:id="813" w:author="Unknown Author" w:date="2026-07-31T10:48:58Z">
              <w:r>
                <w:rPr>
                  <w:rFonts w:ascii="Liberation Serif" w:hAnsi="Liberation Serif"/>
                  <w:sz w:val="20"/>
                </w:rPr>
                <w:delText>0.7%</w:delText>
              </w:r>
            </w:del>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del w:id="816" w:author="Unknown Author" w:date="2026-07-31T10:48:58Z"/>
                <w:rFonts w:ascii="Liberation Serif" w:hAnsi="Liberation Serif"/>
              </w:rPr>
            </w:pPr>
            <w:del w:id="815" w:author="Unknown Author" w:date="2026-07-31T10:48:58Z">
              <w:r>
                <w:rPr>
                  <w:rFonts w:ascii="Liberation Serif" w:hAnsi="Liberation Serif"/>
                  <w:sz w:val="20"/>
                </w:rPr>
                <w:delText>&lt; 0.1%</w:delText>
              </w:r>
            </w:del>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del w:id="818" w:author="Unknown Author" w:date="2026-07-31T10:48:58Z"/>
                <w:rFonts w:ascii="Liberation Serif" w:hAnsi="Liberation Serif"/>
              </w:rPr>
            </w:pPr>
            <w:del w:id="817" w:author="Unknown Author" w:date="2026-07-31T10:48:58Z">
              <w:r>
                <w:rPr>
                  <w:rFonts w:ascii="Liberation Serif" w:hAnsi="Liberation Serif"/>
                  <w:sz w:val="20"/>
                </w:rPr>
                <w:delText>&gt; 99.9%</w:delText>
              </w:r>
            </w:del>
          </w:p>
        </w:tc>
      </w:tr>
      <w:tr>
        <w:trPr>
          <w:del w:id="819" w:author="Unknown Author" w:date="2026-07-31T10:48:58Z"/>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del w:id="821" w:author="Unknown Author" w:date="2026-07-31T10:48:58Z"/>
                <w:rFonts w:ascii="Liberation Serif" w:hAnsi="Liberation Serif"/>
              </w:rPr>
            </w:pPr>
            <w:del w:id="820" w:author="Unknown Author" w:date="2026-07-31T10:48:58Z">
              <w:r>
                <w:rPr>
                  <w:rFonts w:ascii="Liberation Serif" w:hAnsi="Liberation Serif"/>
                  <w:b/>
                  <w:sz w:val="20"/>
                </w:rPr>
                <w:delText>EuroQOL - Mobility</w:delText>
              </w:r>
            </w:del>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del w:id="823" w:author="Unknown Author" w:date="2026-07-31T10:48:58Z"/>
                <w:rFonts w:ascii="Liberation Serif" w:hAnsi="Liberation Serif"/>
              </w:rPr>
            </w:pPr>
            <w:del w:id="822" w:author="Unknown Author" w:date="2026-07-31T10:48:58Z">
              <w:r>
                <w:rPr>
                  <w:rFonts w:ascii="Liberation Serif" w:hAnsi="Liberation Serif"/>
                  <w:sz w:val="20"/>
                </w:rPr>
                <w:delText>1.03 (1.01 - 1.05)</w:delText>
              </w:r>
            </w:del>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del w:id="825" w:author="Unknown Author" w:date="2026-07-31T10:48:58Z"/>
                <w:rFonts w:ascii="Liberation Serif" w:hAnsi="Liberation Serif"/>
              </w:rPr>
            </w:pPr>
            <w:del w:id="824" w:author="Unknown Author" w:date="2026-07-31T10:48:58Z">
              <w:r>
                <w:rPr>
                  <w:rFonts w:ascii="Liberation Serif" w:hAnsi="Liberation Serif"/>
                  <w:sz w:val="20"/>
                </w:rPr>
                <w:delText>&gt; 99.9%</w:delText>
              </w:r>
            </w:del>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del w:id="827" w:author="Unknown Author" w:date="2026-07-31T10:48:58Z"/>
                <w:rFonts w:ascii="Liberation Serif" w:hAnsi="Liberation Serif"/>
              </w:rPr>
            </w:pPr>
            <w:del w:id="826" w:author="Unknown Author" w:date="2026-07-31T10:48:58Z">
              <w:r>
                <w:rPr>
                  <w:rFonts w:ascii="Liberation Serif" w:hAnsi="Liberation Serif"/>
                  <w:sz w:val="20"/>
                </w:rPr>
                <w:delText>&lt; 0.1%</w:delText>
              </w:r>
            </w:del>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del w:id="829" w:author="Unknown Author" w:date="2026-07-31T10:48:58Z"/>
                <w:rFonts w:ascii="Liberation Serif" w:hAnsi="Liberation Serif"/>
              </w:rPr>
            </w:pPr>
            <w:del w:id="828" w:author="Unknown Author" w:date="2026-07-31T10:48:58Z">
              <w:r>
                <w:rPr>
                  <w:rFonts w:ascii="Liberation Serif" w:hAnsi="Liberation Serif"/>
                  <w:sz w:val="20"/>
                </w:rPr>
                <w:delText>98.3%</w:delText>
              </w:r>
            </w:del>
          </w:p>
        </w:tc>
      </w:tr>
      <w:tr>
        <w:trPr>
          <w:del w:id="830" w:author="Unknown Author" w:date="2026-07-31T10:48:58Z"/>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del w:id="832" w:author="Unknown Author" w:date="2026-07-31T10:48:58Z"/>
                <w:rFonts w:ascii="Liberation Serif" w:hAnsi="Liberation Serif"/>
              </w:rPr>
            </w:pPr>
            <w:del w:id="831" w:author="Unknown Author" w:date="2026-07-31T10:48:58Z">
              <w:r>
                <w:rPr>
                  <w:rFonts w:ascii="Liberation Serif" w:hAnsi="Liberation Serif"/>
                  <w:b/>
                  <w:sz w:val="20"/>
                </w:rPr>
                <w:delText>EuroQOL - Self-Care</w:delText>
              </w:r>
            </w:del>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del w:id="834" w:author="Unknown Author" w:date="2026-07-31T10:48:58Z"/>
                <w:rFonts w:ascii="Liberation Serif" w:hAnsi="Liberation Serif"/>
              </w:rPr>
            </w:pPr>
            <w:del w:id="833" w:author="Unknown Author" w:date="2026-07-31T10:48:58Z">
              <w:r>
                <w:rPr>
                  <w:rFonts w:ascii="Liberation Serif" w:hAnsi="Liberation Serif"/>
                  <w:sz w:val="20"/>
                </w:rPr>
                <w:delText>1.03 (1.02 - 1.05)</w:delText>
              </w:r>
            </w:del>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del w:id="836" w:author="Unknown Author" w:date="2026-07-31T10:48:58Z"/>
                <w:rFonts w:ascii="Liberation Serif" w:hAnsi="Liberation Serif"/>
              </w:rPr>
            </w:pPr>
            <w:del w:id="835" w:author="Unknown Author" w:date="2026-07-31T10:48:58Z">
              <w:r>
                <w:rPr>
                  <w:rFonts w:ascii="Liberation Serif" w:hAnsi="Liberation Serif"/>
                  <w:sz w:val="20"/>
                </w:rPr>
                <w:delText>&gt; 99.9%</w:delText>
              </w:r>
            </w:del>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del w:id="838" w:author="Unknown Author" w:date="2026-07-31T10:48:58Z"/>
                <w:rFonts w:ascii="Liberation Serif" w:hAnsi="Liberation Serif"/>
              </w:rPr>
            </w:pPr>
            <w:del w:id="837" w:author="Unknown Author" w:date="2026-07-31T10:48:58Z">
              <w:r>
                <w:rPr>
                  <w:rFonts w:ascii="Liberation Serif" w:hAnsi="Liberation Serif"/>
                  <w:sz w:val="20"/>
                </w:rPr>
                <w:delText>&lt; 0.1%</w:delText>
              </w:r>
            </w:del>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del w:id="840" w:author="Unknown Author" w:date="2026-07-31T10:48:58Z"/>
                <w:rFonts w:ascii="Liberation Serif" w:hAnsi="Liberation Serif"/>
              </w:rPr>
            </w:pPr>
            <w:del w:id="839" w:author="Unknown Author" w:date="2026-07-31T10:48:58Z">
              <w:r>
                <w:rPr>
                  <w:rFonts w:ascii="Liberation Serif" w:hAnsi="Liberation Serif"/>
                  <w:sz w:val="20"/>
                </w:rPr>
                <w:delText>96.4%</w:delText>
              </w:r>
            </w:del>
          </w:p>
        </w:tc>
      </w:tr>
      <w:tr>
        <w:trPr>
          <w:del w:id="841" w:author="Unknown Author" w:date="2026-07-31T10:48:58Z"/>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del w:id="843" w:author="Unknown Author" w:date="2026-07-31T10:48:58Z"/>
                <w:rFonts w:ascii="Liberation Serif" w:hAnsi="Liberation Serif"/>
              </w:rPr>
            </w:pPr>
            <w:del w:id="842" w:author="Unknown Author" w:date="2026-07-31T10:48:58Z">
              <w:r>
                <w:rPr>
                  <w:rFonts w:ascii="Liberation Serif" w:hAnsi="Liberation Serif"/>
                  <w:b/>
                  <w:sz w:val="20"/>
                </w:rPr>
                <w:delText>EuroQOL - Usual Activities</w:delText>
              </w:r>
            </w:del>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del w:id="845" w:author="Unknown Author" w:date="2026-07-31T10:48:58Z"/>
                <w:rFonts w:ascii="Liberation Serif" w:hAnsi="Liberation Serif"/>
              </w:rPr>
            </w:pPr>
            <w:del w:id="844" w:author="Unknown Author" w:date="2026-07-31T10:48:58Z">
              <w:r>
                <w:rPr>
                  <w:rFonts w:ascii="Liberation Serif" w:hAnsi="Liberation Serif"/>
                  <w:sz w:val="20"/>
                </w:rPr>
                <w:delText>0.99 (0.99 - 1.00)</w:delText>
              </w:r>
            </w:del>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del w:id="847" w:author="Unknown Author" w:date="2026-07-31T10:48:58Z"/>
                <w:rFonts w:ascii="Liberation Serif" w:hAnsi="Liberation Serif"/>
              </w:rPr>
            </w:pPr>
            <w:del w:id="846" w:author="Unknown Author" w:date="2026-07-31T10:48:58Z">
              <w:r>
                <w:rPr>
                  <w:rFonts w:ascii="Liberation Serif" w:hAnsi="Liberation Serif"/>
                  <w:sz w:val="20"/>
                </w:rPr>
                <w:delText>3.1%</w:delText>
              </w:r>
            </w:del>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del w:id="849" w:author="Unknown Author" w:date="2026-07-31T10:48:58Z"/>
                <w:rFonts w:ascii="Liberation Serif" w:hAnsi="Liberation Serif"/>
              </w:rPr>
            </w:pPr>
            <w:del w:id="848" w:author="Unknown Author" w:date="2026-07-31T10:48:58Z">
              <w:r>
                <w:rPr>
                  <w:rFonts w:ascii="Liberation Serif" w:hAnsi="Liberation Serif"/>
                  <w:sz w:val="20"/>
                </w:rPr>
                <w:delText>&lt; 0.1%</w:delText>
              </w:r>
            </w:del>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del w:id="851" w:author="Unknown Author" w:date="2026-07-31T10:48:58Z"/>
                <w:rFonts w:ascii="Liberation Serif" w:hAnsi="Liberation Serif"/>
              </w:rPr>
            </w:pPr>
            <w:del w:id="850" w:author="Unknown Author" w:date="2026-07-31T10:48:58Z">
              <w:r>
                <w:rPr>
                  <w:rFonts w:ascii="Liberation Serif" w:hAnsi="Liberation Serif"/>
                  <w:sz w:val="20"/>
                </w:rPr>
                <w:delText>&gt; 99.9%</w:delText>
              </w:r>
            </w:del>
          </w:p>
        </w:tc>
      </w:tr>
      <w:tr>
        <w:trPr>
          <w:del w:id="852" w:author="Unknown Author" w:date="2026-07-31T10:48:58Z"/>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del w:id="854" w:author="Unknown Author" w:date="2026-07-31T10:48:58Z"/>
                <w:rFonts w:ascii="Liberation Serif" w:hAnsi="Liberation Serif"/>
              </w:rPr>
            </w:pPr>
            <w:del w:id="853" w:author="Unknown Author" w:date="2026-07-31T10:48:58Z">
              <w:r>
                <w:rPr>
                  <w:rFonts w:ascii="Liberation Serif" w:hAnsi="Liberation Serif"/>
                  <w:b/>
                  <w:sz w:val="20"/>
                </w:rPr>
                <w:delText>EuroQOL - Pain/Discomfort</w:delText>
              </w:r>
            </w:del>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del w:id="856" w:author="Unknown Author" w:date="2026-07-31T10:48:58Z"/>
                <w:rFonts w:ascii="Liberation Serif" w:hAnsi="Liberation Serif"/>
              </w:rPr>
            </w:pPr>
            <w:del w:id="855" w:author="Unknown Author" w:date="2026-07-31T10:48:58Z">
              <w:r>
                <w:rPr>
                  <w:rFonts w:ascii="Liberation Serif" w:hAnsi="Liberation Serif"/>
                  <w:sz w:val="20"/>
                </w:rPr>
                <w:delText>1.06 (1.01 - 1.11)</w:delText>
              </w:r>
            </w:del>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del w:id="858" w:author="Unknown Author" w:date="2026-07-31T10:48:58Z"/>
                <w:rFonts w:ascii="Liberation Serif" w:hAnsi="Liberation Serif"/>
              </w:rPr>
            </w:pPr>
            <w:del w:id="857" w:author="Unknown Author" w:date="2026-07-31T10:48:58Z">
              <w:r>
                <w:rPr>
                  <w:rFonts w:ascii="Liberation Serif" w:hAnsi="Liberation Serif"/>
                  <w:sz w:val="20"/>
                </w:rPr>
                <w:delText>99.1%</w:delText>
              </w:r>
            </w:del>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del w:id="860" w:author="Unknown Author" w:date="2026-07-31T10:48:58Z"/>
                <w:rFonts w:ascii="Liberation Serif" w:hAnsi="Liberation Serif"/>
              </w:rPr>
            </w:pPr>
            <w:del w:id="859" w:author="Unknown Author" w:date="2026-07-31T10:48:58Z">
              <w:r>
                <w:rPr>
                  <w:rFonts w:ascii="Liberation Serif" w:hAnsi="Liberation Serif"/>
                  <w:sz w:val="20"/>
                </w:rPr>
                <w:delText>&lt; 0.1%</w:delText>
              </w:r>
            </w:del>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del w:id="862" w:author="Unknown Author" w:date="2026-07-31T10:48:58Z"/>
                <w:rFonts w:ascii="Liberation Serif" w:hAnsi="Liberation Serif"/>
              </w:rPr>
            </w:pPr>
            <w:del w:id="861" w:author="Unknown Author" w:date="2026-07-31T10:48:58Z">
              <w:r>
                <w:rPr>
                  <w:rFonts w:ascii="Liberation Serif" w:hAnsi="Liberation Serif"/>
                  <w:sz w:val="20"/>
                </w:rPr>
                <w:delText>38.3%</w:delText>
              </w:r>
            </w:del>
          </w:p>
        </w:tc>
      </w:tr>
      <w:tr>
        <w:trPr>
          <w:del w:id="863" w:author="Unknown Author" w:date="2026-07-31T10:48:58Z"/>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del w:id="865" w:author="Unknown Author" w:date="2026-07-31T10:48:58Z"/>
                <w:rFonts w:ascii="Liberation Serif" w:hAnsi="Liberation Serif"/>
              </w:rPr>
            </w:pPr>
            <w:del w:id="864" w:author="Unknown Author" w:date="2026-07-31T10:48:58Z">
              <w:r>
                <w:rPr>
                  <w:rFonts w:ascii="Liberation Serif" w:hAnsi="Liberation Serif"/>
                  <w:b/>
                  <w:sz w:val="20"/>
                </w:rPr>
                <w:delText>EuroQOL - Anxiety/Depression</w:delText>
              </w:r>
            </w:del>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del w:id="867" w:author="Unknown Author" w:date="2026-07-31T10:48:58Z"/>
                <w:rFonts w:ascii="Liberation Serif" w:hAnsi="Liberation Serif"/>
              </w:rPr>
            </w:pPr>
            <w:del w:id="866" w:author="Unknown Author" w:date="2026-07-31T10:48:58Z">
              <w:r>
                <w:rPr>
                  <w:rFonts w:ascii="Liberation Serif" w:hAnsi="Liberation Serif"/>
                  <w:sz w:val="20"/>
                </w:rPr>
                <w:delText>1.04 (0.99 - 1.09)</w:delText>
              </w:r>
            </w:del>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del w:id="869" w:author="Unknown Author" w:date="2026-07-31T10:48:58Z"/>
                <w:rFonts w:ascii="Liberation Serif" w:hAnsi="Liberation Serif"/>
              </w:rPr>
            </w:pPr>
            <w:del w:id="868" w:author="Unknown Author" w:date="2026-07-31T10:48:58Z">
              <w:r>
                <w:rPr>
                  <w:rFonts w:ascii="Liberation Serif" w:hAnsi="Liberation Serif"/>
                  <w:sz w:val="20"/>
                </w:rPr>
                <w:delText>95.3%</w:delText>
              </w:r>
            </w:del>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del w:id="871" w:author="Unknown Author" w:date="2026-07-31T10:48:58Z"/>
                <w:rFonts w:ascii="Liberation Serif" w:hAnsi="Liberation Serif"/>
              </w:rPr>
            </w:pPr>
            <w:del w:id="870" w:author="Unknown Author" w:date="2026-07-31T10:48:58Z">
              <w:r>
                <w:rPr>
                  <w:rFonts w:ascii="Liberation Serif" w:hAnsi="Liberation Serif"/>
                  <w:sz w:val="20"/>
                </w:rPr>
                <w:delText>&lt; 0.1%</w:delText>
              </w:r>
            </w:del>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del w:id="873" w:author="Unknown Author" w:date="2026-07-31T10:48:58Z"/>
                <w:rFonts w:ascii="Liberation Serif" w:hAnsi="Liberation Serif"/>
              </w:rPr>
            </w:pPr>
            <w:del w:id="872" w:author="Unknown Author" w:date="2026-07-31T10:48:58Z">
              <w:r>
                <w:rPr>
                  <w:rFonts w:ascii="Liberation Serif" w:hAnsi="Liberation Serif"/>
                  <w:sz w:val="20"/>
                </w:rPr>
                <w:delText>64%</w:delText>
              </w:r>
            </w:del>
          </w:p>
        </w:tc>
      </w:tr>
      <w:tr>
        <w:trPr>
          <w:del w:id="874" w:author="Unknown Author" w:date="2026-07-31T10:48:58Z"/>
          <w:cantSplit/>
        </w:trPr>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del w:id="876" w:author="Unknown Author" w:date="2026-07-31T10:48:58Z"/>
                <w:rFonts w:ascii="Liberation Serif" w:hAnsi="Liberation Serif"/>
              </w:rPr>
            </w:pPr>
            <w:del w:id="875" w:author="Unknown Author" w:date="2026-07-31T10:48:58Z">
              <w:r>
                <w:rPr>
                  <w:rFonts w:ascii="Liberation Serif" w:hAnsi="Liberation Serif"/>
                  <w:b/>
                  <w:sz w:val="20"/>
                </w:rPr>
                <w:delText>Euro VAS</w:delText>
              </w:r>
            </w:del>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del w:id="878" w:author="Unknown Author" w:date="2026-07-31T10:48:58Z"/>
                <w:rFonts w:ascii="Liberation Serif" w:hAnsi="Liberation Serif"/>
              </w:rPr>
            </w:pPr>
            <w:del w:id="877" w:author="Unknown Author" w:date="2026-07-31T10:48:58Z">
              <w:r>
                <w:rPr>
                  <w:rFonts w:ascii="Liberation Serif" w:hAnsi="Liberation Serif"/>
                  <w:sz w:val="20"/>
                </w:rPr>
                <w:delText>-1.7 (-3.6 - 0.2)</w:delText>
              </w:r>
            </w:del>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del w:id="880" w:author="Unknown Author" w:date="2026-07-31T10:48:58Z"/>
                <w:rFonts w:ascii="Liberation Serif" w:hAnsi="Liberation Serif"/>
              </w:rPr>
            </w:pPr>
            <w:del w:id="879" w:author="Unknown Author" w:date="2026-07-31T10:48:58Z">
              <w:r>
                <w:rPr>
                  <w:rFonts w:ascii="Liberation Serif" w:hAnsi="Liberation Serif"/>
                  <w:sz w:val="20"/>
                </w:rPr>
                <w:delText>96.1%</w:delText>
              </w:r>
            </w:del>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del w:id="882" w:author="Unknown Author" w:date="2026-07-31T10:48:58Z"/>
                <w:rFonts w:ascii="Liberation Serif" w:hAnsi="Liberation Serif"/>
              </w:rPr>
            </w:pPr>
            <w:del w:id="881" w:author="Unknown Author" w:date="2026-07-31T10:48:58Z">
              <w:r>
                <w:rPr>
                  <w:rFonts w:ascii="Liberation Serif" w:hAnsi="Liberation Serif"/>
                  <w:sz w:val="20"/>
                </w:rPr>
                <w:delText>&lt; 0.1%</w:delText>
              </w:r>
            </w:del>
          </w:p>
        </w:tc>
        <w:tc>
          <w:tcPr>
            <w:tcW w:w="1872" w:type="dxa"/>
            <w:tcBorders>
              <w:top w:val="single" w:sz="6" w:space="0" w:color="D3D3D3"/>
              <w:left w:val="single" w:sz="6" w:space="0" w:color="D3D3D3"/>
              <w:bottom w:val="single" w:sz="6" w:space="0" w:color="D3D3D3"/>
              <w:right w:val="single" w:sz="6" w:space="0" w:color="D3D3D3"/>
            </w:tcBorders>
          </w:tcPr>
          <w:p>
            <w:pPr>
              <w:pStyle w:val="Normal"/>
              <w:keepNext w:val="true"/>
              <w:spacing w:before="0" w:after="60"/>
              <w:jc w:val="left"/>
              <w:rPr>
                <w:del w:id="884" w:author="Unknown Author" w:date="2026-07-31T10:48:58Z"/>
                <w:rFonts w:ascii="Liberation Serif" w:hAnsi="Liberation Serif"/>
              </w:rPr>
            </w:pPr>
            <w:del w:id="883" w:author="Unknown Author" w:date="2026-07-31T10:48:58Z">
              <w:r>
                <w:rPr>
                  <w:rFonts w:ascii="Liberation Serif" w:hAnsi="Liberation Serif"/>
                  <w:sz w:val="20"/>
                </w:rPr>
                <w:delText>62.3%</w:delText>
              </w:r>
            </w:del>
          </w:p>
        </w:tc>
      </w:tr>
      <w:tr>
        <w:trPr>
          <w:del w:id="885" w:author="Unknown Author" w:date="2026-07-31T10:48:58Z"/>
          <w:cantSplit/>
        </w:trPr>
        <w:tc>
          <w:tcPr>
            <w:tcW w:w="9360" w:type="dxa"/>
            <w:gridSpan w:val="5"/>
            <w:tcBorders/>
          </w:tcPr>
          <w:p>
            <w:pPr>
              <w:pStyle w:val="Normal"/>
              <w:keepNext w:val="true"/>
              <w:spacing w:before="0" w:after="60"/>
              <w:rPr>
                <w:del w:id="887" w:author="Unknown Author" w:date="2026-07-31T10:48:58Z"/>
                <w:rFonts w:ascii="Liberation Serif" w:hAnsi="Liberation Serif"/>
              </w:rPr>
            </w:pPr>
            <w:del w:id="886" w:author="Unknown Author" w:date="2026-07-31T10:48:58Z">
              <w:r>
                <w:rPr>
                  <w:rFonts w:ascii="Liberation Serif" w:hAnsi="Liberation Serif"/>
                  <w:sz w:val="20"/>
                </w:rPr>
                <w:delText>Values represent Average Marginal Effects (Odds Ratios for ordinal outcomes; Mean Difference in points [0–100] for Euro VAS). Models are adjusted for age, admission GCS, ICH location, ICH volume, IVH, and study (as random intercept); Reference Category: Left Hemisphere. ROPE indicates region of practical equivalence (0.95 to 1.05 for ordinal; ± 2 points for Euro VAS). For Euro VAS, probability of difference is defined as Mean Difference &lt; 0, and substantial difference as &lt; -5 points. aOR indicates adjusted odds ratio; CI, credible interval; GCS, Glasgow Coma Scale; ICH, intracerebral hemorrhage; and IVH, intraventricular hemorrhage.</w:delText>
              </w:r>
            </w:del>
            <w:bookmarkStart w:id="58" w:name="tbl-3_Copy_1"/>
            <w:bookmarkEnd w:id="58"/>
          </w:p>
        </w:tc>
      </w:tr>
    </w:tbl>
    <w:p>
      <w:pPr>
        <w:pStyle w:val="Normal"/>
        <w:rPr/>
      </w:pPr>
      <w:r>
        <w:rPr/>
      </w:r>
      <w:bookmarkEnd w:id="53"/>
      <w:r>
        <w:br w:type="page"/>
      </w:r>
    </w:p>
    <w:p>
      <w:pPr>
        <w:pStyle w:val="Heading2"/>
        <w:spacing w:before="0" w:after="80"/>
        <w:rPr/>
      </w:pPr>
      <w:r>
        <w:rPr/>
        <w:t>Figures</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Compact"/>
              <w:spacing w:before="36" w:after="36"/>
              <w:jc w:val="center"/>
              <w:rPr/>
            </w:pPr>
            <w:bookmarkStart w:id="59" w:name="fig-1"/>
            <w:r>
              <w:rPr/>
              <w:drawing>
                <wp:inline distT="0" distB="0" distL="0" distR="0">
                  <wp:extent cx="5943600" cy="5943600"/>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7"/>
                          <a:stretch>
                            <a:fillRect/>
                          </a:stretch>
                        </pic:blipFill>
                        <pic:spPr bwMode="auto">
                          <a:xfrm>
                            <a:off x="0" y="0"/>
                            <a:ext cx="5943600" cy="5943600"/>
                          </a:xfrm>
                          <a:prstGeom prst="rect">
                            <a:avLst/>
                          </a:prstGeom>
                          <a:noFill/>
                        </pic:spPr>
                      </pic:pic>
                    </a:graphicData>
                  </a:graphic>
                </wp:inline>
              </w:drawing>
            </w:r>
          </w:p>
          <w:p>
            <w:pPr>
              <w:pStyle w:val="ImageCaption"/>
              <w:spacing w:before="200" w:after="120"/>
              <w:jc w:val="left"/>
              <w:rPr/>
            </w:pPr>
            <w:r>
              <w:rPr/>
              <w:t>Figure 1: Prior Sensitivity Analysis for Neurosurgical Intervention</w:t>
            </w:r>
            <w:bookmarkEnd w:id="59"/>
          </w:p>
        </w:tc>
      </w:tr>
    </w:tbl>
    <w:p>
      <w:pPr>
        <w:pStyle w:val="BodyText"/>
        <w:rPr/>
      </w:pPr>
      <w:r>
        <w:rPr/>
        <w:t xml:space="preserve"> </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Compact"/>
              <w:spacing w:before="36" w:after="36"/>
              <w:jc w:val="center"/>
              <w:rPr/>
            </w:pPr>
            <w:bookmarkStart w:id="60" w:name="fig-2"/>
            <w:r>
              <w:rPr/>
              <w:drawing>
                <wp:inline distT="0" distB="0" distL="0" distR="0">
                  <wp:extent cx="5943600" cy="382079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8"/>
                          <a:stretch>
                            <a:fillRect/>
                          </a:stretch>
                        </pic:blipFill>
                        <pic:spPr bwMode="auto">
                          <a:xfrm>
                            <a:off x="0" y="0"/>
                            <a:ext cx="5943600" cy="3820795"/>
                          </a:xfrm>
                          <a:prstGeom prst="rect">
                            <a:avLst/>
                          </a:prstGeom>
                          <a:noFill/>
                        </pic:spPr>
                      </pic:pic>
                    </a:graphicData>
                  </a:graphic>
                </wp:inline>
              </w:drawing>
            </w:r>
          </w:p>
          <w:p>
            <w:pPr>
              <w:pStyle w:val="ImageCaption"/>
              <w:spacing w:before="200" w:after="120"/>
              <w:jc w:val="left"/>
              <w:rPr/>
            </w:pPr>
            <w:r>
              <w:rPr/>
              <w:t>Figure 2: modified Rankin Score at 90 days Stratified by ICH Laterality</w:t>
            </w:r>
            <w:bookmarkStart w:id="61" w:name="figures"/>
            <w:bookmarkEnd w:id="60"/>
            <w:bookmarkEnd w:id="61"/>
          </w:p>
        </w:tc>
      </w:tr>
    </w:tbl>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swiss"/>
    <w:pitch w:val="variable"/>
  </w:font>
  <w:font w:name="Consolas">
    <w:charset w:val="01"/>
    <w:family w:val="roman"/>
    <w:pitch w:val="variable"/>
  </w:font>
  <w:font w:name="Calibri">
    <w:charset w:val="01"/>
    <w:family w:val="roman"/>
    <w:pitch w:val="variable"/>
  </w:font>
</w:fonts>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zh-CN"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before="0" w:after="200"/>
      <w:jc w:val="left"/>
    </w:pPr>
    <w:rPr>
      <w:rFonts w:ascii="Aptos" w:hAnsi="Aptos" w:eastAsia="" w:cs="" w:asciiTheme="minorHAnsi" w:cstheme="minorBidi" w:eastAsiaTheme="minorEastAsia" w:hAnsiTheme="minorHAnsi"/>
      <w:color w:val="auto"/>
      <w:kern w:val="0"/>
      <w:sz w:val="24"/>
      <w:szCs w:val="24"/>
      <w:lang w:val="en-US" w:eastAsia="zh-CN" w:bidi="ar-SA"/>
    </w:rPr>
  </w:style>
  <w:style w:type="paragraph" w:styleId="Heading1">
    <w:name w:val="heading 1"/>
    <w:basedOn w:val="Normal"/>
    <w:next w:val="BodyText"/>
    <w:link w:val="Heading1Char"/>
    <w:uiPriority w:val="9"/>
    <w:qFormat/>
    <w:rsid w:val="23217492"/>
    <w:pPr>
      <w:keepNext w:val="true"/>
      <w:keepLines/>
      <w:spacing w:before="360" w:after="80"/>
      <w:outlineLvl w:val="0"/>
    </w:pPr>
    <w:rPr>
      <w:rFonts w:ascii="Liberation Serif" w:hAnsi="Liberation Serif" w:eastAsia="" w:cs="" w:cstheme="majorBidi" w:eastAsiaTheme="majorEastAsia"/>
      <w:b/>
      <w:bCs/>
      <w:color w:themeColor="accent1" w:themeShade="bf" w:val="0F4761"/>
      <w:sz w:val="32"/>
      <w:szCs w:val="32"/>
    </w:rPr>
  </w:style>
  <w:style w:type="paragraph" w:styleId="Heading2">
    <w:name w:val="heading 2"/>
    <w:basedOn w:val="Normal"/>
    <w:next w:val="BodyText"/>
    <w:link w:val="Heading2Char"/>
    <w:uiPriority w:val="9"/>
    <w:semiHidden/>
    <w:unhideWhenUsed/>
    <w:qFormat/>
    <w:rsid w:val="23217492"/>
    <w:pPr>
      <w:keepNext w:val="true"/>
      <w:keepLines/>
      <w:spacing w:before="160" w:after="80"/>
      <w:outlineLvl w:val="1"/>
    </w:pPr>
    <w:rPr>
      <w:rFonts w:ascii="Liberation Serif" w:hAnsi="Liberation Serif" w:eastAsia="" w:cs="" w:cstheme="majorBidi" w:eastAsiaTheme="majorEastAsia"/>
      <w:b/>
      <w:bCs/>
      <w:color w:themeColor="accent1" w:themeShade="bf" w:val="0F4761"/>
      <w:sz w:val="32"/>
      <w:szCs w:val="32"/>
    </w:rPr>
  </w:style>
  <w:style w:type="paragraph" w:styleId="Heading3">
    <w:name w:val="heading 3"/>
    <w:basedOn w:val="Normal"/>
    <w:next w:val="BodyText"/>
    <w:link w:val="Heading3Char"/>
    <w:uiPriority w:val="9"/>
    <w:semiHidden/>
    <w:unhideWhenUsed/>
    <w:qFormat/>
    <w:rsid w:val="23217492"/>
    <w:pPr>
      <w:keepNext w:val="true"/>
      <w:keepLines/>
      <w:spacing w:before="160" w:after="80"/>
      <w:outlineLvl w:val="2"/>
    </w:pPr>
    <w:rPr>
      <w:rFonts w:ascii="Aptos" w:hAnsi="Aptos" w:eastAsia="" w:cs="" w:asciiTheme="minorAscii" w:cstheme="majorBidi" w:eastAsiaTheme="majorEastAsia" w:hAnsiTheme="minorAscii"/>
      <w:color w:themeColor="accent1" w:themeShade="bf" w:val="0F4761"/>
      <w:sz w:val="24"/>
      <w:szCs w:val="24"/>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23217492"/>
    <w:rPr>
      <w:rFonts w:ascii="Aptos Display" w:hAnsi="Aptos Display" w:eastAsia="" w:cs="" w:asciiTheme="majorAscii" w:cstheme="majorBidi" w:eastAsiaTheme="majorEastAsia" w:hAnsiTheme="majorAscii"/>
      <w:b/>
      <w:bCs/>
      <w:sz w:val="32"/>
      <w:szCs w:val="32"/>
    </w:rPr>
  </w:style>
  <w:style w:type="character" w:styleId="SubtitleChar" w:customStyle="1">
    <w:name w:val="Subtitle Char"/>
    <w:basedOn w:val="DefaultParagraphFont"/>
    <w:link w:val="Subtitle"/>
    <w:uiPriority w:val="11"/>
    <w:qFormat/>
    <w:rsid w:val="23217492"/>
    <w:rPr>
      <w:rFonts w:ascii="Aptos Display" w:hAnsi="Aptos Display" w:eastAsia="" w:cs="" w:asciiTheme="majorAscii" w:cstheme="majorBidi" w:eastAsiaTheme="majorEastAsia" w:hAnsiTheme="majorAscii"/>
      <w:b/>
      <w:bCs/>
      <w:color w:themeColor="text1" w:themeTint="a6" w:val="595959"/>
      <w:sz w:val="24"/>
      <w:szCs w:val="24"/>
    </w:rPr>
  </w:style>
  <w:style w:type="character" w:styleId="Heading1Char" w:customStyle="1">
    <w:name w:val="Heading 1 Char"/>
    <w:basedOn w:val="DefaultParagraphFont"/>
    <w:link w:val="Heading1"/>
    <w:uiPriority w:val="9"/>
    <w:qFormat/>
    <w:rsid w:val="23217492"/>
    <w:rPr>
      <w:rFonts w:ascii="Aptos Display" w:hAnsi="Aptos Display" w:eastAsia="" w:cs="" w:asciiTheme="majorAscii" w:cstheme="majorBidi" w:eastAsiaTheme="majorEastAsia" w:hAnsiTheme="majorAscii"/>
      <w:b/>
      <w:bCs/>
      <w:color w:themeColor="accent1" w:themeShade="bf" w:val="0F4761"/>
      <w:sz w:val="32"/>
      <w:szCs w:val="32"/>
    </w:rPr>
  </w:style>
  <w:style w:type="character" w:styleId="Heading2Char" w:customStyle="1">
    <w:name w:val="Heading 2 Char"/>
    <w:basedOn w:val="DefaultParagraphFont"/>
    <w:link w:val="Heading2"/>
    <w:uiPriority w:val="9"/>
    <w:semiHidden/>
    <w:qFormat/>
    <w:rsid w:val="23217492"/>
    <w:rPr>
      <w:rFonts w:ascii="Aptos Display" w:hAnsi="Aptos Display" w:eastAsia="" w:cs="" w:asciiTheme="majorAscii" w:cstheme="majorBidi" w:eastAsiaTheme="majorEastAsia" w:hAnsiTheme="majorAscii"/>
      <w:b/>
      <w:bCs/>
      <w:color w:themeColor="accent1" w:themeShade="bf" w:val="0F4761"/>
      <w:sz w:val="32"/>
      <w:szCs w:val="32"/>
    </w:rPr>
  </w:style>
  <w:style w:type="character" w:styleId="Heading3Char" w:customStyle="1">
    <w:name w:val="Heading 3 Char"/>
    <w:basedOn w:val="DefaultParagraphFont"/>
    <w:link w:val="Heading3"/>
    <w:uiPriority w:val="9"/>
    <w:semiHidden/>
    <w:qFormat/>
    <w:rsid w:val="23217492"/>
    <w:rPr>
      <w:rFonts w:ascii="Aptos" w:hAnsi="Aptos" w:eastAsia="" w:cs="" w:asciiTheme="minorAscii" w:cstheme="majorBidi" w:eastAsiaTheme="majorEastAsia" w:hAnsiTheme="minorAscii"/>
      <w:color w:themeColor="accent1" w:themeShade="bf" w:val="0F4761"/>
      <w:sz w:val="24"/>
      <w:szCs w:val="24"/>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SubtleReference">
    <w:name w:val="Subtle Reference"/>
    <w:basedOn w:val="DefaultParagraphFont"/>
    <w:uiPriority w:val="31"/>
    <w:qFormat/>
    <w:rsid w:val="23217492"/>
    <w:rPr>
      <w:smallCaps/>
      <w:color w:val="5A5A5A"/>
    </w:rPr>
  </w:style>
  <w:style w:type="character" w:styleId="IntenseReference">
    <w:name w:val="Intense Reference"/>
    <w:basedOn w:val="DefaultParagraphFont"/>
    <w:uiPriority w:val="32"/>
    <w:qFormat/>
    <w:rsid w:val="23217492"/>
    <w:rPr>
      <w:b/>
      <w:bCs/>
      <w:smallCaps/>
      <w:color w:themeColor="accent1" w:themeShade="bf" w:val="0F4761"/>
    </w:rPr>
  </w:style>
  <w:style w:type="character" w:styleId="QuoteChar" w:customStyle="1">
    <w:name w:val="Quote Char"/>
    <w:basedOn w:val="DefaultParagraphFont"/>
    <w:link w:val="Quote"/>
    <w:uiPriority w:val="29"/>
    <w:qFormat/>
    <w:rsid w:val="23217492"/>
    <w:rPr>
      <w:i/>
      <w:iCs/>
      <w:color w:themeColor="text1" w:themeTint="bf" w:val="404040"/>
    </w:rPr>
  </w:style>
  <w:style w:type="character" w:styleId="IntenseQuoteChar" w:customStyle="1">
    <w:name w:val="Intense Quote Char"/>
    <w:basedOn w:val="DefaultParagraphFont"/>
    <w:link w:val="IntenseQuote"/>
    <w:uiPriority w:val="30"/>
    <w:qFormat/>
    <w:rsid w:val="23217492"/>
    <w:rPr>
      <w:i/>
      <w:iCs/>
      <w:color w:themeColor="accent1" w:themeShade="bf" w:val="0F4761"/>
    </w:rPr>
  </w:style>
  <w:style w:type="character" w:styleId="FooterChar" w:customStyle="1">
    <w:name w:val="Footer Char"/>
    <w:basedOn w:val="DefaultParagraphFont"/>
    <w:link w:val="Footer"/>
    <w:uiPriority w:val="99"/>
    <w:qFormat/>
    <w:rsid w:val="23217492"/>
    <w:rPr/>
  </w:style>
  <w:style w:type="character" w:styleId="HeaderChar" w:customStyle="1">
    <w:name w:val="Header Char"/>
    <w:basedOn w:val="DefaultParagraphFont"/>
    <w:link w:val="Header"/>
    <w:uiPriority w:val="99"/>
    <w:qFormat/>
    <w:rsid w:val="23217492"/>
    <w:rPr/>
  </w:style>
  <w:style w:type="character" w:styleId="MacroTextChar" w:customStyle="1">
    <w:name w:val="Macro Text Char"/>
    <w:basedOn w:val="DefaultParagraphFont"/>
    <w:link w:val="MacroText"/>
    <w:uiPriority w:val="99"/>
    <w:qFormat/>
    <w:rsid w:val="23217492"/>
    <w:rPr>
      <w:rFonts w:ascii="Consolas" w:hAnsi="Consolas"/>
      <w:sz w:val="20"/>
      <w:szCs w:val="20"/>
    </w:rPr>
  </w:style>
  <w:style w:type="character" w:styleId="EndnoteCharactersuser">
    <w:name w:val="Endnote Characters (user)"/>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KeywordTok" w:customStyle="1">
    <w:name w:val="KeywordTok"/>
    <w:basedOn w:val="VerbatimChar"/>
    <w:qFormat/>
    <w:rPr>
      <w:b/>
      <w:color w:val="003B4F"/>
      <w:shd w:fill="F1F3F5" w:val="clear"/>
    </w:rPr>
  </w:style>
  <w:style w:type="character" w:styleId="DataTypeTok" w:customStyle="1">
    <w:name w:val="DataTypeTok"/>
    <w:basedOn w:val="VerbatimChar"/>
    <w:qFormat/>
    <w:rPr>
      <w:color w:val="AD0000"/>
      <w:shd w:fill="F1F3F5" w:val="clear"/>
    </w:rPr>
  </w:style>
  <w:style w:type="character" w:styleId="DecValTok" w:customStyle="1">
    <w:name w:val="DecValTok"/>
    <w:basedOn w:val="VerbatimChar"/>
    <w:qFormat/>
    <w:rPr>
      <w:color w:val="AD0000"/>
      <w:shd w:fill="F1F3F5" w:val="clear"/>
    </w:rPr>
  </w:style>
  <w:style w:type="character" w:styleId="BaseNTok" w:customStyle="1">
    <w:name w:val="BaseNTok"/>
    <w:basedOn w:val="VerbatimChar"/>
    <w:qFormat/>
    <w:rPr>
      <w:color w:val="AD0000"/>
      <w:shd w:fill="F1F3F5" w:val="clear"/>
    </w:rPr>
  </w:style>
  <w:style w:type="character" w:styleId="FloatTok" w:customStyle="1">
    <w:name w:val="FloatTok"/>
    <w:basedOn w:val="VerbatimChar"/>
    <w:qFormat/>
    <w:rPr>
      <w:color w:val="AD0000"/>
      <w:shd w:fill="F1F3F5" w:val="clear"/>
    </w:rPr>
  </w:style>
  <w:style w:type="character" w:styleId="ConstantTok" w:customStyle="1">
    <w:name w:val="ConstantTok"/>
    <w:basedOn w:val="VerbatimChar"/>
    <w:qFormat/>
    <w:rPr>
      <w:color w:val="8F5902"/>
      <w:shd w:fill="F1F3F5" w:val="clear"/>
    </w:rPr>
  </w:style>
  <w:style w:type="character" w:styleId="CharTok" w:customStyle="1">
    <w:name w:val="CharTok"/>
    <w:basedOn w:val="VerbatimChar"/>
    <w:qFormat/>
    <w:rPr>
      <w:color w:val="20794D"/>
      <w:shd w:fill="F1F3F5" w:val="clear"/>
    </w:rPr>
  </w:style>
  <w:style w:type="character" w:styleId="SpecialCharTok" w:customStyle="1">
    <w:name w:val="SpecialCharTok"/>
    <w:basedOn w:val="VerbatimChar"/>
    <w:qFormat/>
    <w:rPr>
      <w:color w:val="5E5E5E"/>
      <w:shd w:fill="F1F3F5" w:val="clear"/>
    </w:rPr>
  </w:style>
  <w:style w:type="character" w:styleId="StringTok" w:customStyle="1">
    <w:name w:val="StringTok"/>
    <w:basedOn w:val="VerbatimChar"/>
    <w:qFormat/>
    <w:rPr>
      <w:color w:val="20794D"/>
      <w:shd w:fill="F1F3F5" w:val="clear"/>
    </w:rPr>
  </w:style>
  <w:style w:type="character" w:styleId="VerbatimStringTok" w:customStyle="1">
    <w:name w:val="VerbatimStringTok"/>
    <w:basedOn w:val="VerbatimChar"/>
    <w:qFormat/>
    <w:rPr>
      <w:color w:val="20794D"/>
      <w:shd w:fill="F1F3F5" w:val="clear"/>
    </w:rPr>
  </w:style>
  <w:style w:type="character" w:styleId="SpecialStringTok" w:customStyle="1">
    <w:name w:val="SpecialStringTok"/>
    <w:basedOn w:val="VerbatimChar"/>
    <w:qFormat/>
    <w:rPr>
      <w:color w:val="20794D"/>
      <w:shd w:fill="F1F3F5" w:val="clear"/>
    </w:rPr>
  </w:style>
  <w:style w:type="character" w:styleId="ImportTok" w:customStyle="1">
    <w:name w:val="ImportTok"/>
    <w:basedOn w:val="VerbatimChar"/>
    <w:qFormat/>
    <w:rPr>
      <w:color w:val="00769E"/>
      <w:shd w:fill="F1F3F5" w:val="clear"/>
    </w:rPr>
  </w:style>
  <w:style w:type="character" w:styleId="CommentTok" w:customStyle="1">
    <w:name w:val="CommentTok"/>
    <w:basedOn w:val="VerbatimChar"/>
    <w:qFormat/>
    <w:rPr>
      <w:color w:val="5E5E5E"/>
      <w:shd w:fill="F1F3F5" w:val="clear"/>
    </w:rPr>
  </w:style>
  <w:style w:type="character" w:styleId="DocumentationTok" w:customStyle="1">
    <w:name w:val="DocumentationTok"/>
    <w:basedOn w:val="VerbatimChar"/>
    <w:qFormat/>
    <w:rPr>
      <w:i/>
      <w:color w:val="5E5E5E"/>
      <w:shd w:fill="F1F3F5" w:val="clear"/>
    </w:rPr>
  </w:style>
  <w:style w:type="character" w:styleId="AnnotationTok" w:customStyle="1">
    <w:name w:val="AnnotationTok"/>
    <w:basedOn w:val="VerbatimChar"/>
    <w:qFormat/>
    <w:rPr>
      <w:color w:val="5E5E5E"/>
      <w:shd w:fill="F1F3F5" w:val="clear"/>
    </w:rPr>
  </w:style>
  <w:style w:type="character" w:styleId="CommentVarTok" w:customStyle="1">
    <w:name w:val="CommentVarTok"/>
    <w:basedOn w:val="VerbatimChar"/>
    <w:qFormat/>
    <w:rPr>
      <w:i/>
      <w:color w:val="5E5E5E"/>
      <w:shd w:fill="F1F3F5" w:val="clear"/>
    </w:rPr>
  </w:style>
  <w:style w:type="character" w:styleId="OtherTok" w:customStyle="1">
    <w:name w:val="OtherTok"/>
    <w:basedOn w:val="VerbatimChar"/>
    <w:qFormat/>
    <w:rPr>
      <w:color w:val="003B4F"/>
      <w:shd w:fill="F1F3F5" w:val="clear"/>
    </w:rPr>
  </w:style>
  <w:style w:type="character" w:styleId="FunctionTok" w:customStyle="1">
    <w:name w:val="FunctionTok"/>
    <w:basedOn w:val="VerbatimChar"/>
    <w:qFormat/>
    <w:rPr>
      <w:color w:val="4758AB"/>
      <w:shd w:fill="F1F3F5" w:val="clear"/>
    </w:rPr>
  </w:style>
  <w:style w:type="character" w:styleId="VariableTok" w:customStyle="1">
    <w:name w:val="VariableTok"/>
    <w:basedOn w:val="VerbatimChar"/>
    <w:qFormat/>
    <w:rPr>
      <w:color w:val="111111"/>
      <w:shd w:fill="F1F3F5" w:val="clear"/>
    </w:rPr>
  </w:style>
  <w:style w:type="character" w:styleId="ControlFlowTok" w:customStyle="1">
    <w:name w:val="ControlFlowTok"/>
    <w:basedOn w:val="VerbatimChar"/>
    <w:qFormat/>
    <w:rPr>
      <w:b/>
      <w:color w:val="003B4F"/>
      <w:shd w:fill="F1F3F5" w:val="clear"/>
    </w:rPr>
  </w:style>
  <w:style w:type="character" w:styleId="OperatorTok" w:customStyle="1">
    <w:name w:val="OperatorTok"/>
    <w:basedOn w:val="VerbatimChar"/>
    <w:qFormat/>
    <w:rPr>
      <w:color w:val="5E5E5E"/>
      <w:shd w:fill="F1F3F5" w:val="clear"/>
    </w:rPr>
  </w:style>
  <w:style w:type="character" w:styleId="BuiltInTok" w:customStyle="1">
    <w:name w:val="BuiltInTok"/>
    <w:basedOn w:val="VerbatimChar"/>
    <w:qFormat/>
    <w:rPr>
      <w:color w:val="003B4F"/>
      <w:shd w:fill="F1F3F5" w:val="clear"/>
    </w:rPr>
  </w:style>
  <w:style w:type="character" w:styleId="ExtensionTok" w:customStyle="1">
    <w:name w:val="ExtensionTok"/>
    <w:basedOn w:val="VerbatimChar"/>
    <w:qFormat/>
    <w:rPr>
      <w:color w:val="003B4F"/>
      <w:shd w:fill="F1F3F5" w:val="clear"/>
    </w:rPr>
  </w:style>
  <w:style w:type="character" w:styleId="PreprocessorTok" w:customStyle="1">
    <w:name w:val="PreprocessorTok"/>
    <w:basedOn w:val="VerbatimChar"/>
    <w:qFormat/>
    <w:rPr>
      <w:color w:val="AD0000"/>
      <w:shd w:fill="F1F3F5" w:val="clear"/>
    </w:rPr>
  </w:style>
  <w:style w:type="character" w:styleId="AttributeTok" w:customStyle="1">
    <w:name w:val="AttributeTok"/>
    <w:basedOn w:val="VerbatimChar"/>
    <w:qFormat/>
    <w:rPr>
      <w:color w:val="657422"/>
      <w:shd w:fill="F1F3F5" w:val="clear"/>
    </w:rPr>
  </w:style>
  <w:style w:type="character" w:styleId="RegionMarkerTok" w:customStyle="1">
    <w:name w:val="RegionMarkerTok"/>
    <w:basedOn w:val="VerbatimChar"/>
    <w:qFormat/>
    <w:rPr>
      <w:color w:val="003B4F"/>
      <w:shd w:fill="F1F3F5" w:val="clear"/>
    </w:rPr>
  </w:style>
  <w:style w:type="character" w:styleId="InformationTok" w:customStyle="1">
    <w:name w:val="InformationTok"/>
    <w:basedOn w:val="VerbatimChar"/>
    <w:qFormat/>
    <w:rPr>
      <w:color w:val="5E5E5E"/>
      <w:shd w:fill="F1F3F5" w:val="clear"/>
    </w:rPr>
  </w:style>
  <w:style w:type="character" w:styleId="WarningTok" w:customStyle="1">
    <w:name w:val="WarningTok"/>
    <w:basedOn w:val="VerbatimChar"/>
    <w:qFormat/>
    <w:rPr>
      <w:i/>
      <w:color w:val="5E5E5E"/>
      <w:shd w:fill="F1F3F5" w:val="clear"/>
    </w:rPr>
  </w:style>
  <w:style w:type="character" w:styleId="AlertTok" w:customStyle="1">
    <w:name w:val="AlertTok"/>
    <w:basedOn w:val="VerbatimChar"/>
    <w:qFormat/>
    <w:rPr>
      <w:color w:val="AD0000"/>
      <w:shd w:fill="F1F3F5" w:val="clear"/>
    </w:rPr>
  </w:style>
  <w:style w:type="character" w:styleId="ErrorTok" w:customStyle="1">
    <w:name w:val="ErrorTok"/>
    <w:basedOn w:val="VerbatimChar"/>
    <w:qFormat/>
    <w:rPr>
      <w:color w:val="AD0000"/>
      <w:shd w:fill="F1F3F5" w:val="clear"/>
    </w:rPr>
  </w:style>
  <w:style w:type="character" w:styleId="NormalTok" w:customStyle="1">
    <w:name w:val="NormalTok"/>
    <w:basedOn w:val="VerbatimChar"/>
    <w:qFormat/>
    <w:rPr>
      <w:color w:val="003B4F"/>
      <w:shd w:fill="F1F3F5" w:val="clear"/>
    </w:rPr>
  </w:style>
  <w:style w:type="character" w:styleId="Internetlinktext">
    <w:name w:val="Internet link_text"/>
    <w:qFormat/>
    <w:rPr>
      <w:color w:val="4F81BD"/>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erif" w:hAnsi="Liberation Serif" w:eastAsia="Nunito ExtraLight" w:cs="Nunito ExtraLight"/>
      <w:sz w:val="28"/>
      <w:szCs w:val="28"/>
    </w:rPr>
  </w:style>
  <w:style w:type="paragraph" w:styleId="BodyText">
    <w:name w:val="Body Text"/>
    <w:basedOn w:val="Normal"/>
    <w:link w:val="BodyTextChar"/>
    <w:qFormat/>
    <w:pPr>
      <w:spacing w:lineRule="auto" w:line="480" w:before="0" w:after="590"/>
    </w:pPr>
    <w:rPr/>
  </w:style>
  <w:style w:type="paragraph" w:styleId="List">
    <w:name w:val="List"/>
    <w:basedOn w:val="BodyText"/>
    <w:pPr/>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style>
  <w:style w:type="paragraph" w:styleId="FirstParagraph" w:customStyle="1">
    <w:name w:val="First Paragraph"/>
    <w:basedOn w:val="BodyText"/>
    <w:next w:val="BodyText"/>
    <w:uiPriority w:val="1"/>
    <w:qFormat/>
    <w:rsid w:val="23217492"/>
    <w:pPr>
      <w:spacing w:lineRule="auto" w:line="480"/>
    </w:pPr>
    <w:rPr>
      <w:rFonts w:ascii="Aptos" w:hAnsi="Aptos" w:eastAsia="" w:cs="" w:asciiTheme="minorAscii" w:cstheme="minorBidi" w:eastAsiaTheme="minorEastAsia" w:hAnsiTheme="minorAscii"/>
      <w:sz w:val="24"/>
      <w:szCs w:val="24"/>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23217492"/>
    <w:pPr>
      <w:spacing w:lineRule="auto" w:line="240" w:before="0" w:after="80"/>
      <w:contextualSpacing/>
      <w:jc w:val="left"/>
    </w:pPr>
    <w:rPr>
      <w:rFonts w:ascii="Liberation Serif" w:hAnsi="Liberation Serif" w:eastAsia="" w:cs="" w:cstheme="majorBidi" w:eastAsiaTheme="majorEastAsia"/>
      <w:b/>
      <w:bCs/>
      <w:sz w:val="32"/>
      <w:szCs w:val="32"/>
    </w:rPr>
  </w:style>
  <w:style w:type="paragraph" w:styleId="Subtitle">
    <w:name w:val="Subtitle"/>
    <w:basedOn w:val="Title"/>
    <w:next w:val="BodyText"/>
    <w:link w:val="SubtitleChar"/>
    <w:uiPriority w:val="11"/>
    <w:qFormat/>
    <w:rsid w:val="23217492"/>
    <w:pPr/>
    <w:rPr>
      <w:sz w:val="24"/>
      <w:szCs w:val="24"/>
    </w:rPr>
  </w:style>
  <w:style w:type="paragraph" w:styleId="Author" w:customStyle="1">
    <w:name w:val="Author"/>
    <w:basedOn w:val="Title"/>
    <w:next w:val="BodyText"/>
    <w:uiPriority w:val="1"/>
    <w:qFormat/>
    <w:rsid w:val="23217492"/>
    <w:pPr>
      <w:keepNext w:val="true"/>
      <w:keepLines/>
    </w:pPr>
    <w:rPr>
      <w:b w:val="false"/>
      <w:bCs w:val="false"/>
      <w:sz w:val="24"/>
      <w:szCs w:val="24"/>
    </w:rPr>
  </w:style>
  <w:style w:type="paragraph" w:styleId="Date">
    <w:name w:val="Date"/>
    <w:basedOn w:val="Title"/>
    <w:next w:val="BodyText"/>
    <w:uiPriority w:val="1"/>
    <w:qFormat/>
    <w:rsid w:val="23217492"/>
    <w:pPr>
      <w:keepNext w:val="true"/>
      <w:keepLines/>
    </w:pPr>
    <w:rPr>
      <w:b w:val="false"/>
      <w:bCs w:val="false"/>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uiPriority w:val="1"/>
    <w:qFormat/>
    <w:rsid w:val="23217492"/>
    <w:pPr>
      <w:keepNext w:val="true"/>
      <w:keepLines/>
      <w:spacing w:before="100" w:after="300"/>
    </w:pPr>
    <w:rPr>
      <w:rFonts w:ascii="Aptos" w:hAnsi="Aptos" w:eastAsia="" w:cs="" w:asciiTheme="minorAscii" w:cstheme="minorBidi" w:eastAsiaTheme="minorEastAsia" w:hAnsiTheme="minorAscii"/>
      <w:sz w:val="24"/>
      <w:szCs w:val="24"/>
    </w:rPr>
  </w:style>
  <w:style w:type="paragraph" w:styleId="Bibliography">
    <w:name w:val="Bibliography"/>
    <w:basedOn w:val="BodyText"/>
    <w:uiPriority w:val="1"/>
    <w:qFormat/>
    <w:rsid w:val="23217492"/>
    <w:pPr/>
    <w:rPr>
      <w:rFonts w:ascii="Aptos" w:hAnsi="Aptos" w:eastAsia="" w:cs="" w:asciiTheme="minorAscii" w:cstheme="minorBidi" w:eastAsiaTheme="minorEastAsia" w:hAnsiTheme="minorAscii"/>
      <w:sz w:val="24"/>
      <w:szCs w:val="24"/>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rsid w:val="23217492"/>
    <w:pPr>
      <w:spacing w:lineRule="auto" w:line="259" w:before="240" w:after="80"/>
    </w:pPr>
    <w:rPr>
      <w:b w:val="false"/>
      <w:bCs w:val="false"/>
    </w:rPr>
  </w:style>
  <w:style w:type="paragraph" w:styleId="Quote">
    <w:name w:val="Quote"/>
    <w:basedOn w:val="Normal"/>
    <w:next w:val="Normal"/>
    <w:link w:val="QuoteChar"/>
    <w:uiPriority w:val="29"/>
    <w:qFormat/>
    <w:rsid w:val="23217492"/>
    <w:pPr>
      <w:spacing w:before="160" w:after="200"/>
      <w:jc w:val="center"/>
    </w:pPr>
    <w:rPr>
      <w:i/>
      <w:iCs/>
      <w:color w:themeColor="text1" w:themeTint="bf" w:val="404040"/>
    </w:rPr>
  </w:style>
  <w:style w:type="paragraph" w:styleId="IntenseQuote">
    <w:name w:val="Intense Quote"/>
    <w:basedOn w:val="Normal"/>
    <w:next w:val="Normal"/>
    <w:link w:val="IntenseQuoteChar"/>
    <w:uiPriority w:val="30"/>
    <w:qFormat/>
    <w:rsid w:val="23217492"/>
    <w:pPr>
      <w:spacing w:before="360" w:after="360"/>
      <w:ind w:left="864" w:right="864"/>
      <w:jc w:val="center"/>
    </w:pPr>
    <w:rPr>
      <w:i/>
      <w:iCs/>
      <w:color w:themeColor="accent1" w:themeShade="bf" w:val="0F4761"/>
    </w:rPr>
  </w:style>
  <w:style w:type="paragraph" w:styleId="HeaderandFooter">
    <w:name w:val="Header and Footer"/>
    <w:basedOn w:val="Normal"/>
    <w:qFormat/>
    <w:pPr/>
    <w:rPr/>
  </w:style>
  <w:style w:type="paragraph" w:styleId="Footer">
    <w:name w:val="footer"/>
    <w:basedOn w:val="Normal"/>
    <w:link w:val="FooterChar"/>
    <w:uiPriority w:val="99"/>
    <w:unhideWhenUsed/>
    <w:rsid w:val="23217492"/>
    <w:pPr>
      <w:spacing w:lineRule="auto" w:line="240" w:before="0" w:after="0"/>
    </w:pPr>
    <w:rPr/>
  </w:style>
  <w:style w:type="paragraph" w:styleId="Header">
    <w:name w:val="header"/>
    <w:basedOn w:val="Normal"/>
    <w:link w:val="HeaderChar"/>
    <w:uiPriority w:val="99"/>
    <w:unhideWhenUsed/>
    <w:rsid w:val="23217492"/>
    <w:pPr>
      <w:spacing w:lineRule="auto" w:line="240" w:before="0" w:after="0"/>
    </w:pPr>
    <w:rPr/>
  </w:style>
  <w:style w:type="paragraph" w:styleId="ListBullet2">
    <w:name w:val="List Bullet 2"/>
    <w:basedOn w:val="Normal"/>
    <w:uiPriority w:val="99"/>
    <w:unhideWhenUsed/>
    <w:rsid w:val="23217492"/>
    <w:pPr>
      <w:tabs>
        <w:tab w:val="clear" w:pos="720"/>
        <w:tab w:val="left" w:pos="643" w:leader="none"/>
      </w:tabs>
      <w:spacing w:before="0" w:after="200"/>
      <w:ind w:hanging="360" w:left="643"/>
      <w:contextualSpacing/>
    </w:pPr>
    <w:rPr/>
  </w:style>
  <w:style w:type="paragraph" w:styleId="ListBullet3">
    <w:name w:val="List Bullet 3"/>
    <w:basedOn w:val="Normal"/>
    <w:uiPriority w:val="99"/>
    <w:unhideWhenUsed/>
    <w:rsid w:val="23217492"/>
    <w:pPr>
      <w:tabs>
        <w:tab w:val="clear" w:pos="720"/>
        <w:tab w:val="left" w:pos="926" w:leader="none"/>
      </w:tabs>
      <w:spacing w:before="0" w:after="200"/>
      <w:ind w:hanging="360" w:left="926"/>
      <w:contextualSpacing/>
    </w:pPr>
    <w:rPr/>
  </w:style>
  <w:style w:type="paragraph" w:styleId="ListBullet4">
    <w:name w:val="List Bullet 4"/>
    <w:basedOn w:val="Normal"/>
    <w:uiPriority w:val="99"/>
    <w:unhideWhenUsed/>
    <w:rsid w:val="23217492"/>
    <w:pPr>
      <w:tabs>
        <w:tab w:val="clear" w:pos="720"/>
        <w:tab w:val="left" w:pos="1209" w:leader="none"/>
      </w:tabs>
      <w:spacing w:before="0" w:after="200"/>
      <w:ind w:hanging="360" w:left="1209"/>
      <w:contextualSpacing/>
    </w:pPr>
    <w:rPr/>
  </w:style>
  <w:style w:type="paragraph" w:styleId="ListBullet5">
    <w:name w:val="List Bullet 5"/>
    <w:basedOn w:val="Normal"/>
    <w:uiPriority w:val="99"/>
    <w:unhideWhenUsed/>
    <w:rsid w:val="23217492"/>
    <w:pPr>
      <w:tabs>
        <w:tab w:val="clear" w:pos="720"/>
        <w:tab w:val="left" w:pos="1492" w:leader="none"/>
      </w:tabs>
      <w:spacing w:before="0" w:after="200"/>
      <w:ind w:hanging="360" w:left="1492"/>
      <w:contextualSpacing/>
    </w:pPr>
    <w:rPr/>
  </w:style>
  <w:style w:type="paragraph" w:styleId="ListNumber2">
    <w:name w:val="List Number 2"/>
    <w:basedOn w:val="Normal"/>
    <w:uiPriority w:val="99"/>
    <w:unhideWhenUsed/>
    <w:rsid w:val="23217492"/>
    <w:pPr>
      <w:tabs>
        <w:tab w:val="clear" w:pos="720"/>
        <w:tab w:val="left" w:pos="643" w:leader="none"/>
      </w:tabs>
      <w:spacing w:before="0" w:after="200"/>
      <w:ind w:left="643"/>
      <w:contextualSpacing/>
    </w:pPr>
    <w:rPr/>
  </w:style>
  <w:style w:type="paragraph" w:styleId="ListNumber3">
    <w:name w:val="List Number 3"/>
    <w:basedOn w:val="Normal"/>
    <w:uiPriority w:val="99"/>
    <w:unhideWhenUsed/>
    <w:rsid w:val="23217492"/>
    <w:pPr>
      <w:tabs>
        <w:tab w:val="clear" w:pos="720"/>
        <w:tab w:val="left" w:pos="926" w:leader="none"/>
        <w:tab w:val="left" w:pos="1080" w:leader="none"/>
      </w:tabs>
      <w:spacing w:before="0" w:after="200"/>
      <w:ind w:hanging="360" w:left="1080"/>
      <w:contextualSpacing/>
    </w:pPr>
    <w:rPr/>
  </w:style>
  <w:style w:type="paragraph" w:styleId="ListNumber4">
    <w:name w:val="List Number 4"/>
    <w:basedOn w:val="Normal"/>
    <w:uiPriority w:val="99"/>
    <w:unhideWhenUsed/>
    <w:rsid w:val="23217492"/>
    <w:pPr>
      <w:tabs>
        <w:tab w:val="clear" w:pos="720"/>
        <w:tab w:val="left" w:pos="1209" w:leader="none"/>
      </w:tabs>
      <w:spacing w:before="0" w:after="200"/>
      <w:ind w:left="1209"/>
      <w:contextualSpacing/>
    </w:pPr>
    <w:rPr/>
  </w:style>
  <w:style w:type="paragraph" w:styleId="ListNumber5">
    <w:name w:val="List Number 5"/>
    <w:basedOn w:val="Normal"/>
    <w:uiPriority w:val="99"/>
    <w:unhideWhenUsed/>
    <w:rsid w:val="23217492"/>
    <w:pPr>
      <w:tabs>
        <w:tab w:val="clear" w:pos="720"/>
        <w:tab w:val="left" w:pos="1492" w:leader="none"/>
      </w:tabs>
      <w:spacing w:before="0" w:after="200"/>
      <w:ind w:left="1492"/>
      <w:contextualSpacing/>
    </w:pPr>
    <w:rPr/>
  </w:style>
  <w:style w:type="paragraph" w:styleId="MacroText">
    <w:name w:val="macro"/>
    <w:link w:val="MacroTextChar"/>
    <w:uiPriority w:val="99"/>
    <w:unhideWhenUsed/>
    <w:qFormat/>
    <w:rsid w:val="23217492"/>
    <w:pPr>
      <w:widowControl/>
      <w:suppressAutoHyphens w:val="true"/>
      <w:bidi w:val="0"/>
      <w:spacing w:before="0" w:after="0"/>
      <w:jc w:val="left"/>
    </w:pPr>
    <w:rPr>
      <w:rFonts w:ascii="Consolas" w:hAnsi="Consolas" w:eastAsia="" w:cs="" w:cstheme="minorBidi" w:eastAsiaTheme="minorEastAsia"/>
      <w:color w:val="auto"/>
      <w:kern w:val="0"/>
      <w:sz w:val="20"/>
      <w:szCs w:val="20"/>
      <w:lang w:val="en-US" w:eastAsia="zh-CN" w:bidi="ar-SA"/>
    </w:rPr>
  </w:style>
  <w:style w:type="paragraph" w:styleId="SourceCode" w:customStyle="1">
    <w:name w:val="Source Code"/>
    <w:basedOn w:val="Normal"/>
    <w:link w:val="VerbatimChar"/>
    <w:qFormat/>
    <w:pPr>
      <w:shd w:val="clear" w:fill="F1F3F5"/>
    </w:pPr>
    <w:rPr/>
  </w:style>
  <w:style w:type="paragraph" w:styleId="Normal1">
    <w:name w:val="Normal1"/>
    <w:qFormat/>
    <w:pPr>
      <w:widowControl/>
      <w:suppressAutoHyphens w:val="true"/>
      <w:bidi w:val="0"/>
      <w:spacing w:before="0" w:after="0"/>
      <w:jc w:val="left"/>
    </w:pPr>
    <w:rPr>
      <w:rFonts w:ascii="Liberation Serif" w:hAnsi="Liberation Serif" w:eastAsia="" w:cs="" w:cstheme="minorBidi" w:eastAsiaTheme="minorEastAsia"/>
      <w:color w:val="auto"/>
      <w:kern w:val="0"/>
      <w:sz w:val="24"/>
      <w:szCs w:val="24"/>
      <w:lang w:val="en-US" w:eastAsia="zh-CN" w:bidi="ar-SA"/>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nikhil.m.patel@wfusm.edu" TargetMode="External"/><Relationship Id="rId3" Type="http://schemas.openxmlformats.org/officeDocument/2006/relationships/hyperlink" Target="https://github.com/nikhilpatelmd/ich-laterality" TargetMode="External"/><Relationship Id="rId4" Type="http://schemas.openxmlformats.org/officeDocument/2006/relationships/hyperlink" Target="https://doi.org/10.1212/WNL.0000000000207735" TargetMode="External"/><Relationship Id="rId5" Type="http://schemas.openxmlformats.org/officeDocument/2006/relationships/hyperlink" Target="https://doi.org/10.1016/S0140-6736(24)00702-5" TargetMode="External"/><Relationship Id="rId6" Type="http://schemas.openxmlformats.org/officeDocument/2006/relationships/hyperlink" Target="https://doi.org/10.1056/NEJMoa1603460" TargetMode="Externa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TotalTime>
  <Application>LibreOffice/26.2.5.2$Linux_X86_64 LibreOffice_project/620$Build-2</Application>
  <AppVersion>15.0000</AppVersion>
  <Pages>35</Pages>
  <Words>6033</Words>
  <Characters>36000</Characters>
  <CharactersWithSpaces>41734</CharactersWithSpaces>
  <Paragraphs>473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2026-07-31T14:47:15Z</dcterms:created>
  <dc:creator/>
  <dc:description/>
  <dc:language>en-US</dc:language>
  <cp:lastModifiedBy/>
  <dcterms:modified xsi:type="dcterms:W3CDTF">2026-07-31T10:51:08Z</dcterms:modified>
  <cp:revision>2</cp:revision>
  <dc:subject/>
  <dc:title>Association of Hemispheric Laterality with Neurosurgical Intervention in Intracerebral Hemorrhage: A Post-Hoc Bayesian Analysis of ATACH-2 and ERICH</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sl">
    <vt:lpwstr>stroke.csl</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link-bibliography">
    <vt:lpwstr>False</vt:lpwstr>
  </property>
  <property fmtid="{D5CDD505-2E9C-101B-9397-08002B2CF9AE}" pid="14" name="link-citations">
    <vt:lpwstr>False</vt:lpwstr>
  </property>
  <property fmtid="{D5CDD505-2E9C-101B-9397-08002B2CF9AE}" pid="15" name="message">
    <vt:lpwstr>False</vt:lpwstr>
  </property>
  <property fmtid="{D5CDD505-2E9C-101B-9397-08002B2CF9AE}" pid="16" name="toc-title">
    <vt:lpwstr>Contents</vt:lpwstr>
  </property>
</Properties>
</file>